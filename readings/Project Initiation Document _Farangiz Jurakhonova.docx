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16726" w14:textId="77777777" w:rsidR="00990A54" w:rsidRPr="00002EB2" w:rsidRDefault="00990A54" w:rsidP="00990A54">
      <w:pPr>
        <w:pStyle w:val="Heading1"/>
        <w:keepLines/>
        <w:spacing w:after="120"/>
        <w:jc w:val="center"/>
        <w:rPr>
          <w:rFonts w:ascii="Open Sans" w:hAnsi="Open Sans" w:cs="Open Sans"/>
          <w:b/>
          <w:bCs/>
          <w:sz w:val="20"/>
          <w:szCs w:val="20"/>
        </w:rPr>
      </w:pPr>
      <w:r w:rsidRPr="00002EB2">
        <w:rPr>
          <w:rFonts w:ascii="Open Sans" w:hAnsi="Open Sans" w:cs="Open Sans"/>
          <w:b/>
          <w:bCs/>
          <w:sz w:val="20"/>
          <w:szCs w:val="20"/>
        </w:rPr>
        <w:t>BUSINESS MASTER OF SCIENCE CAPSTONE PROJECT</w:t>
      </w:r>
    </w:p>
    <w:p w14:paraId="7B777A0E" w14:textId="6F27DABA" w:rsidR="00990A54" w:rsidRPr="00002EB2" w:rsidRDefault="00990A54" w:rsidP="00990A54">
      <w:pPr>
        <w:pStyle w:val="Heading1"/>
        <w:keepLines/>
        <w:spacing w:after="120"/>
        <w:jc w:val="center"/>
        <w:rPr>
          <w:rFonts w:ascii="Open Sans" w:hAnsi="Open Sans" w:cs="Open Sans"/>
          <w:b/>
          <w:bCs/>
          <w:sz w:val="20"/>
          <w:szCs w:val="20"/>
        </w:rPr>
      </w:pPr>
      <w:r w:rsidRPr="00002EB2">
        <w:rPr>
          <w:rFonts w:ascii="Open Sans" w:hAnsi="Open Sans" w:cs="Open Sans"/>
          <w:sz w:val="20"/>
          <w:szCs w:val="20"/>
        </w:rPr>
        <w:t>PROJECT INITIATION DOCUMENT</w:t>
      </w:r>
      <w:r w:rsidRPr="00002EB2">
        <w:rPr>
          <w:rFonts w:ascii="Open Sans" w:hAnsi="Open Sans" w:cs="Open Sans"/>
          <w:sz w:val="20"/>
          <w:szCs w:val="20"/>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72" w:type="dxa"/>
          <w:right w:w="72" w:type="dxa"/>
        </w:tblCellMar>
        <w:tblLook w:val="04A0" w:firstRow="1" w:lastRow="0" w:firstColumn="1" w:lastColumn="0" w:noHBand="0" w:noVBand="1"/>
      </w:tblPr>
      <w:tblGrid>
        <w:gridCol w:w="1987"/>
        <w:gridCol w:w="8470"/>
      </w:tblGrid>
      <w:tr w:rsidR="00990A54" w:rsidRPr="00002EB2" w14:paraId="50F78483" w14:textId="77777777" w:rsidTr="003A566F">
        <w:trPr>
          <w:cantSplit/>
        </w:trPr>
        <w:tc>
          <w:tcPr>
            <w:tcW w:w="5000" w:type="pct"/>
            <w:gridSpan w:val="2"/>
          </w:tcPr>
          <w:p w14:paraId="7276C1D9" w14:textId="77777777" w:rsidR="00990A54" w:rsidRPr="00002EB2" w:rsidRDefault="00990A54" w:rsidP="00D91BC6">
            <w:pPr>
              <w:pStyle w:val="Heading1"/>
              <w:rPr>
                <w:rFonts w:ascii="Open Sans" w:hAnsi="Open Sans" w:cs="Open Sans"/>
                <w:b/>
                <w:bCs/>
                <w:caps/>
                <w:sz w:val="20"/>
                <w:szCs w:val="20"/>
              </w:rPr>
            </w:pPr>
            <w:r w:rsidRPr="00002EB2">
              <w:rPr>
                <w:rFonts w:ascii="Open Sans" w:hAnsi="Open Sans" w:cs="Open Sans"/>
                <w:b/>
                <w:bCs/>
                <w:caps/>
                <w:sz w:val="20"/>
                <w:szCs w:val="20"/>
              </w:rPr>
              <w:t>Student</w:t>
            </w:r>
          </w:p>
        </w:tc>
      </w:tr>
      <w:tr w:rsidR="00990A54" w:rsidRPr="00002EB2" w14:paraId="35D867C7" w14:textId="77777777" w:rsidTr="003A566F">
        <w:trPr>
          <w:cantSplit/>
        </w:trPr>
        <w:tc>
          <w:tcPr>
            <w:tcW w:w="950" w:type="pct"/>
          </w:tcPr>
          <w:p w14:paraId="42A377F9"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Name</w:t>
            </w:r>
          </w:p>
        </w:tc>
        <w:tc>
          <w:tcPr>
            <w:tcW w:w="4050" w:type="pct"/>
          </w:tcPr>
          <w:p w14:paraId="143E51E5"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Farangiz Jurakhonova</w:t>
            </w:r>
          </w:p>
        </w:tc>
      </w:tr>
      <w:tr w:rsidR="00990A54" w:rsidRPr="00002EB2" w14:paraId="7CCCB12C" w14:textId="77777777" w:rsidTr="003A566F">
        <w:trPr>
          <w:cantSplit/>
        </w:trPr>
        <w:tc>
          <w:tcPr>
            <w:tcW w:w="950" w:type="pct"/>
          </w:tcPr>
          <w:p w14:paraId="4A120FDD"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Program</w:t>
            </w:r>
          </w:p>
        </w:tc>
        <w:tc>
          <w:tcPr>
            <w:tcW w:w="4050" w:type="pct"/>
          </w:tcPr>
          <w:p w14:paraId="31F77192"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Business Analytics</w:t>
            </w:r>
          </w:p>
        </w:tc>
      </w:tr>
      <w:tr w:rsidR="00990A54" w:rsidRPr="00002EB2" w14:paraId="2577DD6E" w14:textId="77777777" w:rsidTr="003A566F">
        <w:trPr>
          <w:cantSplit/>
        </w:trPr>
        <w:tc>
          <w:tcPr>
            <w:tcW w:w="950" w:type="pct"/>
          </w:tcPr>
          <w:p w14:paraId="53B5DB98"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Telephone</w:t>
            </w:r>
          </w:p>
        </w:tc>
        <w:tc>
          <w:tcPr>
            <w:tcW w:w="4050" w:type="pct"/>
          </w:tcPr>
          <w:p w14:paraId="02B644BE" w14:textId="2D62C150"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w:t>
            </w:r>
            <w:r w:rsidR="00635954" w:rsidRPr="00002EB2">
              <w:rPr>
                <w:rFonts w:ascii="Open Sans" w:hAnsi="Open Sans" w:cs="Open Sans"/>
                <w:bCs/>
                <w:sz w:val="20"/>
                <w:szCs w:val="20"/>
              </w:rPr>
              <w:t>43</w:t>
            </w:r>
            <w:r w:rsidRPr="00002EB2">
              <w:rPr>
                <w:rFonts w:ascii="Open Sans" w:hAnsi="Open Sans" w:cs="Open Sans"/>
                <w:bCs/>
                <w:sz w:val="20"/>
                <w:szCs w:val="20"/>
              </w:rPr>
              <w:t xml:space="preserve"> 6766261236</w:t>
            </w:r>
          </w:p>
        </w:tc>
      </w:tr>
      <w:tr w:rsidR="00990A54" w:rsidRPr="00002EB2" w14:paraId="3EA23E16" w14:textId="77777777" w:rsidTr="003A566F">
        <w:trPr>
          <w:cantSplit/>
        </w:trPr>
        <w:tc>
          <w:tcPr>
            <w:tcW w:w="950" w:type="pct"/>
          </w:tcPr>
          <w:p w14:paraId="0276857B"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Email</w:t>
            </w:r>
          </w:p>
        </w:tc>
        <w:tc>
          <w:tcPr>
            <w:tcW w:w="4050" w:type="pct"/>
          </w:tcPr>
          <w:p w14:paraId="17EB72DD"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Jurakhonova_Farangiz@student.ceu.edu</w:t>
            </w:r>
          </w:p>
        </w:tc>
      </w:tr>
      <w:tr w:rsidR="00990A54" w:rsidRPr="00002EB2" w14:paraId="0CCABAE4" w14:textId="77777777" w:rsidTr="003A566F">
        <w:trPr>
          <w:cantSplit/>
        </w:trPr>
        <w:tc>
          <w:tcPr>
            <w:tcW w:w="5000" w:type="pct"/>
            <w:gridSpan w:val="2"/>
          </w:tcPr>
          <w:p w14:paraId="7134AC81" w14:textId="77777777" w:rsidR="00990A54" w:rsidRPr="00002EB2" w:rsidRDefault="00990A54" w:rsidP="00D91BC6">
            <w:pPr>
              <w:pStyle w:val="Heading1"/>
              <w:rPr>
                <w:rFonts w:ascii="Open Sans" w:hAnsi="Open Sans" w:cs="Open Sans"/>
                <w:b/>
                <w:bCs/>
                <w:caps/>
                <w:sz w:val="20"/>
                <w:szCs w:val="20"/>
              </w:rPr>
            </w:pPr>
            <w:r w:rsidRPr="00002EB2">
              <w:rPr>
                <w:rFonts w:ascii="Open Sans" w:hAnsi="Open Sans" w:cs="Open Sans"/>
                <w:b/>
                <w:bCs/>
                <w:caps/>
                <w:sz w:val="20"/>
                <w:szCs w:val="20"/>
              </w:rPr>
              <w:t>Project sponsor</w:t>
            </w:r>
          </w:p>
        </w:tc>
      </w:tr>
      <w:tr w:rsidR="00990A54" w:rsidRPr="00002EB2" w14:paraId="448546CE" w14:textId="77777777" w:rsidTr="003A566F">
        <w:trPr>
          <w:cantSplit/>
        </w:trPr>
        <w:tc>
          <w:tcPr>
            <w:tcW w:w="950" w:type="pct"/>
          </w:tcPr>
          <w:p w14:paraId="58707134"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Name</w:t>
            </w:r>
          </w:p>
        </w:tc>
        <w:tc>
          <w:tcPr>
            <w:tcW w:w="4050" w:type="pct"/>
          </w:tcPr>
          <w:p w14:paraId="6CB3B074" w14:textId="77777777" w:rsidR="00990A54" w:rsidRPr="00002EB2" w:rsidRDefault="00990A54" w:rsidP="00D91BC6">
            <w:pPr>
              <w:spacing w:after="0" w:line="240" w:lineRule="auto"/>
              <w:rPr>
                <w:rFonts w:ascii="Open Sans" w:hAnsi="Open Sans" w:cs="Open Sans"/>
                <w:bCs/>
                <w:sz w:val="20"/>
                <w:szCs w:val="20"/>
              </w:rPr>
            </w:pPr>
            <w:proofErr w:type="spellStart"/>
            <w:r w:rsidRPr="00002EB2">
              <w:rPr>
                <w:rFonts w:ascii="Open Sans" w:hAnsi="Open Sans" w:cs="Open Sans"/>
                <w:bCs/>
                <w:sz w:val="20"/>
                <w:szCs w:val="20"/>
              </w:rPr>
              <w:t>Ardak</w:t>
            </w:r>
            <w:proofErr w:type="spellEnd"/>
            <w:r w:rsidRPr="00002EB2">
              <w:rPr>
                <w:rFonts w:ascii="Open Sans" w:hAnsi="Open Sans" w:cs="Open Sans"/>
                <w:bCs/>
                <w:sz w:val="20"/>
                <w:szCs w:val="20"/>
              </w:rPr>
              <w:t xml:space="preserve"> </w:t>
            </w:r>
            <w:proofErr w:type="spellStart"/>
            <w:r w:rsidRPr="00002EB2">
              <w:rPr>
                <w:rFonts w:ascii="Open Sans" w:hAnsi="Open Sans" w:cs="Open Sans"/>
                <w:bCs/>
                <w:sz w:val="20"/>
                <w:szCs w:val="20"/>
              </w:rPr>
              <w:t>Akhatova</w:t>
            </w:r>
            <w:proofErr w:type="spellEnd"/>
          </w:p>
        </w:tc>
      </w:tr>
      <w:tr w:rsidR="00990A54" w:rsidRPr="00002EB2" w14:paraId="4602C1FC" w14:textId="77777777" w:rsidTr="003A566F">
        <w:trPr>
          <w:cantSplit/>
        </w:trPr>
        <w:tc>
          <w:tcPr>
            <w:tcW w:w="950" w:type="pct"/>
          </w:tcPr>
          <w:p w14:paraId="47FA1FA2"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 xml:space="preserve">Position </w:t>
            </w:r>
          </w:p>
        </w:tc>
        <w:tc>
          <w:tcPr>
            <w:tcW w:w="4050" w:type="pct"/>
          </w:tcPr>
          <w:p w14:paraId="619C58AD"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Consultant in Energy, Management Consulting</w:t>
            </w:r>
          </w:p>
        </w:tc>
      </w:tr>
      <w:tr w:rsidR="00990A54" w:rsidRPr="00002EB2" w14:paraId="55623E09" w14:textId="77777777" w:rsidTr="003A566F">
        <w:trPr>
          <w:cantSplit/>
        </w:trPr>
        <w:tc>
          <w:tcPr>
            <w:tcW w:w="950" w:type="pct"/>
          </w:tcPr>
          <w:p w14:paraId="72D8B1EB"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 xml:space="preserve">Client organization </w:t>
            </w:r>
          </w:p>
        </w:tc>
        <w:tc>
          <w:tcPr>
            <w:tcW w:w="4050" w:type="pct"/>
          </w:tcPr>
          <w:p w14:paraId="7E2E683F"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ILF Consulting Engineers Austria</w:t>
            </w:r>
          </w:p>
        </w:tc>
      </w:tr>
      <w:tr w:rsidR="00990A54" w:rsidRPr="00002EB2" w14:paraId="279A6853" w14:textId="77777777" w:rsidTr="003A566F">
        <w:trPr>
          <w:cantSplit/>
        </w:trPr>
        <w:tc>
          <w:tcPr>
            <w:tcW w:w="950" w:type="pct"/>
          </w:tcPr>
          <w:p w14:paraId="34F2B091"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 xml:space="preserve">Telephone </w:t>
            </w:r>
          </w:p>
        </w:tc>
        <w:tc>
          <w:tcPr>
            <w:tcW w:w="4050" w:type="pct"/>
          </w:tcPr>
          <w:p w14:paraId="5D6C8796"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+436602640155</w:t>
            </w:r>
          </w:p>
        </w:tc>
      </w:tr>
      <w:tr w:rsidR="00990A54" w:rsidRPr="00002EB2" w14:paraId="51801897" w14:textId="77777777" w:rsidTr="003A566F">
        <w:trPr>
          <w:cantSplit/>
        </w:trPr>
        <w:tc>
          <w:tcPr>
            <w:tcW w:w="950" w:type="pct"/>
          </w:tcPr>
          <w:p w14:paraId="69A10208"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 xml:space="preserve">Email </w:t>
            </w:r>
          </w:p>
        </w:tc>
        <w:tc>
          <w:tcPr>
            <w:tcW w:w="4050" w:type="pct"/>
          </w:tcPr>
          <w:p w14:paraId="60D7CA7D"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ardak.akhatova@ilf.com</w:t>
            </w:r>
          </w:p>
        </w:tc>
      </w:tr>
      <w:tr w:rsidR="00990A54" w:rsidRPr="00002EB2" w14:paraId="35FDFF78" w14:textId="77777777" w:rsidTr="003A566F">
        <w:trPr>
          <w:cantSplit/>
        </w:trPr>
        <w:tc>
          <w:tcPr>
            <w:tcW w:w="5000" w:type="pct"/>
            <w:gridSpan w:val="2"/>
          </w:tcPr>
          <w:p w14:paraId="3A3C4A5F" w14:textId="77777777" w:rsidR="00990A54" w:rsidRPr="00002EB2" w:rsidRDefault="00990A54" w:rsidP="00D91BC6">
            <w:pPr>
              <w:pStyle w:val="Heading1"/>
              <w:rPr>
                <w:rFonts w:ascii="Open Sans" w:hAnsi="Open Sans" w:cs="Open Sans"/>
                <w:b/>
                <w:bCs/>
                <w:caps/>
                <w:sz w:val="20"/>
                <w:szCs w:val="20"/>
              </w:rPr>
            </w:pPr>
            <w:r w:rsidRPr="00002EB2">
              <w:rPr>
                <w:rFonts w:ascii="Open Sans" w:hAnsi="Open Sans" w:cs="Open Sans"/>
                <w:b/>
                <w:bCs/>
                <w:caps/>
                <w:sz w:val="20"/>
                <w:szCs w:val="20"/>
              </w:rPr>
              <w:t>CAPSTONE PROJECT MANAGER</w:t>
            </w:r>
          </w:p>
        </w:tc>
      </w:tr>
      <w:tr w:rsidR="00990A54" w:rsidRPr="00002EB2" w14:paraId="71A9289E" w14:textId="77777777" w:rsidTr="003A566F">
        <w:trPr>
          <w:cantSplit/>
        </w:trPr>
        <w:tc>
          <w:tcPr>
            <w:tcW w:w="950" w:type="pct"/>
          </w:tcPr>
          <w:p w14:paraId="6C3E7A14" w14:textId="77777777" w:rsidR="00990A54" w:rsidRPr="00002EB2" w:rsidRDefault="00990A54" w:rsidP="00D91BC6">
            <w:pPr>
              <w:spacing w:after="0" w:line="240" w:lineRule="auto"/>
              <w:rPr>
                <w:rFonts w:ascii="Open Sans" w:hAnsi="Open Sans" w:cs="Open Sans"/>
                <w:bCs/>
                <w:sz w:val="20"/>
                <w:szCs w:val="20"/>
              </w:rPr>
            </w:pPr>
            <w:r w:rsidRPr="00002EB2">
              <w:rPr>
                <w:rFonts w:ascii="Open Sans" w:hAnsi="Open Sans" w:cs="Open Sans"/>
                <w:bCs/>
                <w:sz w:val="20"/>
                <w:szCs w:val="20"/>
              </w:rPr>
              <w:t>Name</w:t>
            </w:r>
          </w:p>
        </w:tc>
        <w:tc>
          <w:tcPr>
            <w:tcW w:w="4050" w:type="pct"/>
          </w:tcPr>
          <w:p w14:paraId="33DE4927" w14:textId="77777777" w:rsidR="00990A54" w:rsidRPr="00002EB2" w:rsidRDefault="00990A54" w:rsidP="00D91BC6">
            <w:pPr>
              <w:spacing w:after="0" w:line="240" w:lineRule="auto"/>
              <w:rPr>
                <w:rFonts w:ascii="Open Sans" w:hAnsi="Open Sans" w:cs="Open Sans"/>
                <w:sz w:val="20"/>
                <w:szCs w:val="20"/>
                <w:lang w:val="hu-HU"/>
              </w:rPr>
            </w:pPr>
            <w:r w:rsidRPr="00002EB2">
              <w:rPr>
                <w:rFonts w:ascii="Open Sans" w:hAnsi="Open Sans" w:cs="Open Sans"/>
                <w:bCs/>
                <w:sz w:val="20"/>
                <w:szCs w:val="20"/>
              </w:rPr>
              <w:t>Eduardo Arino de la Rubia</w:t>
            </w:r>
          </w:p>
        </w:tc>
      </w:tr>
      <w:tr w:rsidR="00990A54" w:rsidRPr="00002EB2" w14:paraId="60FBCC6F" w14:textId="77777777" w:rsidTr="003A566F">
        <w:trPr>
          <w:cantSplit/>
        </w:trPr>
        <w:tc>
          <w:tcPr>
            <w:tcW w:w="5000" w:type="pct"/>
            <w:gridSpan w:val="2"/>
          </w:tcPr>
          <w:p w14:paraId="0188323C" w14:textId="77777777" w:rsidR="00990A54" w:rsidRPr="00002EB2" w:rsidRDefault="00990A54" w:rsidP="00D91BC6">
            <w:pPr>
              <w:pStyle w:val="Heading1"/>
              <w:spacing w:after="120"/>
              <w:rPr>
                <w:rFonts w:ascii="Open Sans" w:hAnsi="Open Sans" w:cs="Open Sans"/>
                <w:b/>
                <w:bCs/>
                <w:caps/>
                <w:sz w:val="20"/>
                <w:szCs w:val="20"/>
              </w:rPr>
            </w:pPr>
            <w:r w:rsidRPr="00002EB2">
              <w:rPr>
                <w:rFonts w:ascii="Open Sans" w:hAnsi="Open Sans" w:cs="Open Sans"/>
                <w:b/>
                <w:bCs/>
                <w:caps/>
                <w:sz w:val="20"/>
                <w:szCs w:val="20"/>
              </w:rPr>
              <w:t>Project details</w:t>
            </w:r>
          </w:p>
        </w:tc>
      </w:tr>
      <w:tr w:rsidR="003A566F" w:rsidRPr="00002EB2" w14:paraId="75CAF808" w14:textId="77777777" w:rsidTr="003A566F">
        <w:trPr>
          <w:cantSplit/>
        </w:trPr>
        <w:tc>
          <w:tcPr>
            <w:tcW w:w="5000" w:type="pct"/>
            <w:gridSpan w:val="2"/>
          </w:tcPr>
          <w:p w14:paraId="193A89F3" w14:textId="78AC3768" w:rsidR="003A566F" w:rsidRPr="005B3082" w:rsidRDefault="003A566F" w:rsidP="00D91BC6">
            <w:pPr>
              <w:spacing w:after="0" w:line="240" w:lineRule="auto"/>
              <w:rPr>
                <w:rFonts w:ascii="Open Sans" w:hAnsi="Open Sans" w:cs="Open Sans"/>
                <w:b/>
                <w:iCs/>
                <w:sz w:val="20"/>
                <w:szCs w:val="20"/>
              </w:rPr>
            </w:pPr>
            <w:r w:rsidRPr="005B3082">
              <w:rPr>
                <w:rFonts w:ascii="Open Sans" w:hAnsi="Open Sans" w:cs="Open Sans"/>
                <w:b/>
                <w:sz w:val="20"/>
                <w:szCs w:val="20"/>
              </w:rPr>
              <w:t>Title</w:t>
            </w:r>
          </w:p>
        </w:tc>
      </w:tr>
      <w:tr w:rsidR="00990A54" w:rsidRPr="00002EB2" w14:paraId="64A58C5B" w14:textId="77777777" w:rsidTr="003A566F">
        <w:trPr>
          <w:cantSplit/>
        </w:trPr>
        <w:tc>
          <w:tcPr>
            <w:tcW w:w="5000" w:type="pct"/>
            <w:gridSpan w:val="2"/>
          </w:tcPr>
          <w:p w14:paraId="069A330F" w14:textId="77777777" w:rsidR="00990A54" w:rsidRPr="00002EB2" w:rsidRDefault="00990A54" w:rsidP="00D91BC6">
            <w:pPr>
              <w:spacing w:after="0" w:line="240" w:lineRule="auto"/>
              <w:rPr>
                <w:rFonts w:ascii="Open Sans" w:hAnsi="Open Sans" w:cs="Open Sans"/>
                <w:iCs/>
                <w:sz w:val="20"/>
                <w:szCs w:val="20"/>
              </w:rPr>
            </w:pPr>
            <w:r w:rsidRPr="00002EB2">
              <w:rPr>
                <w:rFonts w:ascii="Open Sans" w:hAnsi="Open Sans" w:cs="Open Sans"/>
                <w:iCs/>
                <w:sz w:val="20"/>
                <w:szCs w:val="20"/>
                <w:lang w:val="en-GB"/>
              </w:rPr>
              <w:t>Power Sector Transition Tracker for Uzbekistan: Data</w:t>
            </w:r>
            <w:r w:rsidRPr="00002EB2">
              <w:rPr>
                <w:rFonts w:ascii="Cambria Math" w:hAnsi="Cambria Math" w:cs="Cambria Math"/>
                <w:iCs/>
                <w:sz w:val="20"/>
                <w:szCs w:val="20"/>
                <w:lang w:val="en-GB"/>
              </w:rPr>
              <w:t>‑</w:t>
            </w:r>
            <w:r w:rsidRPr="00002EB2">
              <w:rPr>
                <w:rFonts w:ascii="Open Sans" w:hAnsi="Open Sans" w:cs="Open Sans"/>
                <w:iCs/>
                <w:sz w:val="20"/>
                <w:szCs w:val="20"/>
                <w:lang w:val="en-GB"/>
              </w:rPr>
              <w:t>Driven Insights for ILF’s Energy Advisory Work</w:t>
            </w:r>
          </w:p>
        </w:tc>
      </w:tr>
      <w:tr w:rsidR="00990A54" w:rsidRPr="00002EB2" w14:paraId="17420210" w14:textId="77777777" w:rsidTr="003A566F">
        <w:trPr>
          <w:cantSplit/>
        </w:trPr>
        <w:tc>
          <w:tcPr>
            <w:tcW w:w="5000" w:type="pct"/>
            <w:gridSpan w:val="2"/>
          </w:tcPr>
          <w:p w14:paraId="3E066AF5" w14:textId="77777777" w:rsidR="00990A54" w:rsidRPr="005B3082" w:rsidRDefault="00990A54" w:rsidP="00D91BC6">
            <w:pPr>
              <w:spacing w:after="0" w:line="240" w:lineRule="auto"/>
              <w:rPr>
                <w:rFonts w:ascii="Open Sans" w:hAnsi="Open Sans" w:cs="Open Sans"/>
                <w:b/>
                <w:iCs/>
                <w:sz w:val="20"/>
                <w:szCs w:val="20"/>
              </w:rPr>
            </w:pPr>
            <w:commentRangeStart w:id="0"/>
            <w:r w:rsidRPr="005B3082">
              <w:rPr>
                <w:rFonts w:ascii="Open Sans" w:hAnsi="Open Sans" w:cs="Open Sans"/>
                <w:b/>
                <w:sz w:val="20"/>
                <w:szCs w:val="20"/>
              </w:rPr>
              <w:t xml:space="preserve">Background </w:t>
            </w:r>
            <w:commentRangeEnd w:id="0"/>
            <w:r w:rsidRPr="005B3082">
              <w:rPr>
                <w:rStyle w:val="CommentReference"/>
                <w:rFonts w:ascii="Open Sans" w:hAnsi="Open Sans" w:cs="Open Sans"/>
                <w:b/>
                <w:sz w:val="20"/>
                <w:szCs w:val="20"/>
              </w:rPr>
              <w:commentReference w:id="0"/>
            </w:r>
            <w:r w:rsidRPr="005B3082">
              <w:rPr>
                <w:rFonts w:ascii="Open Sans" w:hAnsi="Open Sans" w:cs="Open Sans"/>
                <w:b/>
                <w:sz w:val="20"/>
                <w:szCs w:val="20"/>
              </w:rPr>
              <w:t>(summary of reasons for project sponsor’s interest in/significance of project)</w:t>
            </w:r>
          </w:p>
        </w:tc>
      </w:tr>
      <w:tr w:rsidR="00990A54" w:rsidRPr="00002EB2" w14:paraId="2A2A28F6" w14:textId="77777777" w:rsidTr="003A566F">
        <w:trPr>
          <w:cantSplit/>
        </w:trPr>
        <w:tc>
          <w:tcPr>
            <w:tcW w:w="5000" w:type="pct"/>
            <w:gridSpan w:val="2"/>
          </w:tcPr>
          <w:p w14:paraId="5A55D71C" w14:textId="7B2ADC6F" w:rsidR="00990A54" w:rsidRPr="00002EB2" w:rsidRDefault="00002EB2" w:rsidP="006E1C0F">
            <w:pPr>
              <w:pStyle w:val="font-claude-response-body"/>
              <w:rPr>
                <w:rFonts w:ascii="Open Sans" w:hAnsi="Open Sans" w:cs="Open Sans"/>
                <w:sz w:val="20"/>
                <w:szCs w:val="20"/>
              </w:rPr>
            </w:pPr>
            <w:r w:rsidRPr="00002EB2">
              <w:rPr>
                <w:rFonts w:ascii="Open Sans" w:hAnsi="Open Sans" w:cs="Open Sans"/>
                <w:sz w:val="20"/>
                <w:szCs w:val="20"/>
              </w:rPr>
              <w:t>I</w:t>
            </w:r>
            <w:r w:rsidR="008774B7" w:rsidRPr="00002EB2">
              <w:rPr>
                <w:rFonts w:ascii="Open Sans" w:hAnsi="Open Sans" w:cs="Open Sans"/>
                <w:sz w:val="20"/>
                <w:szCs w:val="20"/>
              </w:rPr>
              <w:t>LF Consulting Engineers Austria GmbH has long-standing advisory engagement in Uzbekistan's energy sector, working with the Ministry of Economy and Finance, the National Energy Efficiency Agency, and IFIs including the World Bank, EBRD, and ADB. Uzbekistan's power sector is undergoing a structural transition: electricity demand continues to rise, domestic gas availability is tightening, coal generation has expanded in ways that were not anticipated, and renewable capacity is growing rapidly but remains a small share of actual output. Transmission and distribution losses remain high, pointing to a grid system under pressure. The sector is in motion, but the direction and pace of change vary significantly depending on policy choices still being made. For ILF, this creates a sustained pipeline of advisory opportunities — across generation adequacy, grid modernisation, renewable integration, fuel transition, and energy efficiency — that are difficult to track and prioritise using fragmented, manually compiled data. This project addresses that gap by building a reproducible forecasting framework that models how the sector is likely to evolve to 2040 under three defined scenarios, and translates those projections into structured signals that ILF's advisory and business development teams can act on.</w:t>
            </w:r>
          </w:p>
        </w:tc>
      </w:tr>
      <w:tr w:rsidR="00990A54" w:rsidRPr="00002EB2" w14:paraId="6D1E2662" w14:textId="77777777" w:rsidTr="003A566F">
        <w:trPr>
          <w:cantSplit/>
        </w:trPr>
        <w:tc>
          <w:tcPr>
            <w:tcW w:w="5000" w:type="pct"/>
            <w:gridSpan w:val="2"/>
          </w:tcPr>
          <w:p w14:paraId="2E722C67" w14:textId="246EC8C0" w:rsidR="00990A54" w:rsidRPr="00002EB2" w:rsidRDefault="00990A54" w:rsidP="00D91BC6">
            <w:pPr>
              <w:spacing w:after="0" w:line="240" w:lineRule="auto"/>
              <w:rPr>
                <w:rFonts w:ascii="Open Sans" w:hAnsi="Open Sans" w:cs="Open Sans"/>
                <w:b/>
                <w:iCs/>
                <w:sz w:val="20"/>
                <w:szCs w:val="20"/>
              </w:rPr>
            </w:pPr>
            <w:r w:rsidRPr="00002EB2">
              <w:rPr>
                <w:rFonts w:ascii="Open Sans" w:hAnsi="Open Sans" w:cs="Open Sans"/>
                <w:b/>
                <w:iCs/>
                <w:sz w:val="20"/>
                <w:szCs w:val="20"/>
              </w:rPr>
              <w:t>Statement of key problems, objectives and desired outcomes</w:t>
            </w:r>
          </w:p>
        </w:tc>
      </w:tr>
      <w:tr w:rsidR="005B3082" w:rsidRPr="00002EB2" w14:paraId="113D4884" w14:textId="77777777" w:rsidTr="003A566F">
        <w:trPr>
          <w:cantSplit/>
        </w:trPr>
        <w:tc>
          <w:tcPr>
            <w:tcW w:w="5000" w:type="pct"/>
            <w:gridSpan w:val="2"/>
          </w:tcPr>
          <w:p w14:paraId="4615B448" w14:textId="77777777" w:rsidR="005B3082" w:rsidRPr="00002EB2" w:rsidRDefault="005B3082" w:rsidP="005B3082">
            <w:pPr>
              <w:pStyle w:val="font-claude-response-body"/>
              <w:rPr>
                <w:rFonts w:ascii="Open Sans" w:hAnsi="Open Sans" w:cs="Open Sans"/>
                <w:sz w:val="20"/>
                <w:szCs w:val="20"/>
              </w:rPr>
            </w:pPr>
            <w:r w:rsidRPr="00002EB2">
              <w:rPr>
                <w:rFonts w:ascii="Open Sans" w:hAnsi="Open Sans" w:cs="Open Sans"/>
                <w:b/>
                <w:bCs/>
                <w:sz w:val="20"/>
                <w:szCs w:val="20"/>
              </w:rPr>
              <w:t>The primary question driving the project is:</w:t>
            </w:r>
            <w:r w:rsidRPr="00002EB2">
              <w:rPr>
                <w:rFonts w:ascii="Open Sans" w:hAnsi="Open Sans" w:cs="Open Sans"/>
                <w:sz w:val="20"/>
                <w:szCs w:val="20"/>
              </w:rPr>
              <w:t xml:space="preserve"> </w:t>
            </w:r>
            <w:r w:rsidRPr="00002EB2">
              <w:rPr>
                <w:rFonts w:ascii="Open Sans" w:hAnsi="Open Sans" w:cs="Open Sans"/>
                <w:i/>
                <w:iCs/>
                <w:sz w:val="20"/>
                <w:szCs w:val="20"/>
              </w:rPr>
              <w:t>given confirmed historical data from 1990 to 2023, can forecasting models reliably project Uzbekistan's electricity demand, renewable energy share, fossil generation trajectory, coal generation trajectory, transmission and distribution losses, and power-sector carbon intensity to 2040 — and do those projections diverge</w:t>
            </w:r>
            <w:r w:rsidRPr="00002EB2">
              <w:rPr>
                <w:rFonts w:ascii="Open Sans" w:hAnsi="Open Sans" w:cs="Open Sans"/>
                <w:sz w:val="20"/>
                <w:szCs w:val="20"/>
              </w:rPr>
              <w:t xml:space="preserve"> meaningfully across three defined energy-mix scenarios? This is the question the capstone is designed to answer. Its answer has a clear success criterion: models that meet acceptable performance thresholds on held-out test data are considered validated and carried forward for scenario projection; models that do not are documented and replaced. Everything else in the project is subordinate to this question and structured to serve it:</w:t>
            </w:r>
          </w:p>
          <w:p w14:paraId="4F191B68" w14:textId="53E55939" w:rsidR="005B3082" w:rsidRPr="005B3082" w:rsidRDefault="005B3082" w:rsidP="005B3082">
            <w:pPr>
              <w:pStyle w:val="font-claude-response-body"/>
              <w:rPr>
                <w:rFonts w:ascii="Open Sans" w:hAnsi="Open Sans" w:cs="Open Sans"/>
                <w:sz w:val="20"/>
                <w:szCs w:val="20"/>
              </w:rPr>
            </w:pPr>
            <w:r w:rsidRPr="00002EB2">
              <w:rPr>
                <w:rFonts w:ascii="Open Sans" w:hAnsi="Open Sans" w:cs="Open Sans"/>
                <w:b/>
                <w:bCs/>
                <w:sz w:val="20"/>
                <w:szCs w:val="20"/>
              </w:rPr>
              <w:t>Exploratory analysis</w:t>
            </w:r>
            <w:r w:rsidRPr="00002EB2">
              <w:rPr>
                <w:rFonts w:ascii="Open Sans" w:hAnsi="Open Sans" w:cs="Open Sans"/>
                <w:sz w:val="20"/>
                <w:szCs w:val="20"/>
              </w:rPr>
              <w:t xml:space="preserve"> characterises the historical trends — including fuel mix shifts, grid efficiency, emissions, and investment flows — that motivate and contextualise the forecasting models.</w:t>
            </w:r>
          </w:p>
        </w:tc>
      </w:tr>
      <w:tr w:rsidR="00990A54" w:rsidRPr="00002EB2" w14:paraId="58A63CBD" w14:textId="77777777" w:rsidTr="005B3082">
        <w:trPr>
          <w:cantSplit/>
          <w:trHeight w:val="4668"/>
        </w:trPr>
        <w:tc>
          <w:tcPr>
            <w:tcW w:w="5000" w:type="pct"/>
            <w:gridSpan w:val="2"/>
          </w:tcPr>
          <w:p w14:paraId="7509D6DE" w14:textId="77777777" w:rsidR="00002EB2" w:rsidRPr="00002EB2" w:rsidRDefault="00002EB2" w:rsidP="00002EB2">
            <w:pPr>
              <w:pStyle w:val="font-claude-response-body"/>
              <w:rPr>
                <w:rFonts w:ascii="Open Sans" w:hAnsi="Open Sans" w:cs="Open Sans"/>
                <w:sz w:val="20"/>
                <w:szCs w:val="20"/>
              </w:rPr>
            </w:pPr>
            <w:r w:rsidRPr="00002EB2">
              <w:rPr>
                <w:rFonts w:ascii="Open Sans" w:hAnsi="Open Sans" w:cs="Open Sans"/>
                <w:b/>
                <w:bCs/>
                <w:sz w:val="20"/>
                <w:szCs w:val="20"/>
              </w:rPr>
              <w:lastRenderedPageBreak/>
              <w:t>Investment signal detection</w:t>
            </w:r>
            <w:r w:rsidRPr="00002EB2">
              <w:rPr>
                <w:rFonts w:ascii="Open Sans" w:hAnsi="Open Sans" w:cs="Open Sans"/>
                <w:sz w:val="20"/>
                <w:szCs w:val="20"/>
              </w:rPr>
              <w:t xml:space="preserve"> translates forecast outputs and contextual indicators into business-relevant signals for ILF, using explicit thresholds defined in advance.</w:t>
            </w:r>
          </w:p>
          <w:p w14:paraId="1584EC3A" w14:textId="77777777" w:rsidR="00002EB2" w:rsidRPr="00002EB2" w:rsidRDefault="00002EB2" w:rsidP="00002EB2">
            <w:pPr>
              <w:pStyle w:val="font-claude-response-body"/>
              <w:rPr>
                <w:rFonts w:ascii="Open Sans" w:hAnsi="Open Sans" w:cs="Open Sans"/>
                <w:sz w:val="20"/>
                <w:szCs w:val="20"/>
              </w:rPr>
            </w:pPr>
            <w:r w:rsidRPr="00002EB2">
              <w:rPr>
                <w:rFonts w:ascii="Open Sans" w:hAnsi="Open Sans" w:cs="Open Sans"/>
                <w:b/>
                <w:bCs/>
                <w:sz w:val="20"/>
                <w:szCs w:val="20"/>
              </w:rPr>
              <w:t>The dashboard</w:t>
            </w:r>
            <w:r w:rsidRPr="00002EB2">
              <w:rPr>
                <w:rFonts w:ascii="Open Sans" w:hAnsi="Open Sans" w:cs="Open Sans"/>
                <w:sz w:val="20"/>
                <w:szCs w:val="20"/>
              </w:rPr>
              <w:t xml:space="preserve"> is a communication layer that allows ILF's non-technical stakeholders to explore the model outputs interactively; it is not a deliverable in its own right.</w:t>
            </w:r>
          </w:p>
          <w:p w14:paraId="38B37BEE" w14:textId="7262C45D" w:rsidR="00990A54" w:rsidRPr="00002EB2" w:rsidRDefault="00002EB2" w:rsidP="00002EB2">
            <w:pPr>
              <w:pStyle w:val="font-claude-response-body"/>
              <w:rPr>
                <w:rFonts w:ascii="Open Sans" w:hAnsi="Open Sans" w:cs="Open Sans"/>
                <w:sz w:val="20"/>
                <w:szCs w:val="20"/>
              </w:rPr>
            </w:pPr>
            <w:r w:rsidRPr="00002EB2">
              <w:rPr>
                <w:rFonts w:ascii="Open Sans" w:hAnsi="Open Sans" w:cs="Open Sans"/>
                <w:sz w:val="20"/>
                <w:szCs w:val="20"/>
              </w:rPr>
              <w:t>The three forecast scenarios are: (1)</w:t>
            </w:r>
            <w:r w:rsidRPr="00002EB2">
              <w:rPr>
                <w:rFonts w:ascii="Open Sans" w:hAnsi="Open Sans" w:cs="Open Sans"/>
                <w:b/>
                <w:bCs/>
                <w:sz w:val="20"/>
                <w:szCs w:val="20"/>
              </w:rPr>
              <w:t xml:space="preserve"> Baseline</w:t>
            </w:r>
            <w:r w:rsidRPr="00002EB2">
              <w:rPr>
                <w:rFonts w:ascii="Open Sans" w:hAnsi="Open Sans" w:cs="Open Sans"/>
                <w:sz w:val="20"/>
                <w:szCs w:val="20"/>
              </w:rPr>
              <w:t xml:space="preserve"> — current policy trajectory, with gas decline continuing at observed rates and renewables growing in line with current installed capacity trends; (2) </w:t>
            </w:r>
            <w:r w:rsidRPr="00002EB2">
              <w:rPr>
                <w:rFonts w:ascii="Open Sans" w:hAnsi="Open Sans" w:cs="Open Sans"/>
                <w:b/>
                <w:bCs/>
                <w:sz w:val="20"/>
                <w:szCs w:val="20"/>
              </w:rPr>
              <w:t>Accelerated transition</w:t>
            </w:r>
            <w:r w:rsidRPr="00002EB2">
              <w:rPr>
                <w:rFonts w:ascii="Open Sans" w:hAnsi="Open Sans" w:cs="Open Sans"/>
                <w:sz w:val="20"/>
                <w:szCs w:val="20"/>
              </w:rPr>
              <w:t xml:space="preserve"> — renewable capacity additions consistent with Uzbekistan's stated targets, with correspondingly faster fossil and coal decline; (3) </w:t>
            </w:r>
            <w:r w:rsidRPr="00002EB2">
              <w:rPr>
                <w:rFonts w:ascii="Open Sans" w:hAnsi="Open Sans" w:cs="Open Sans"/>
                <w:b/>
                <w:bCs/>
                <w:sz w:val="20"/>
                <w:szCs w:val="20"/>
              </w:rPr>
              <w:t>Fossil lock-in</w:t>
            </w:r>
            <w:r w:rsidRPr="00002EB2">
              <w:rPr>
                <w:rFonts w:ascii="Open Sans" w:hAnsi="Open Sans" w:cs="Open Sans"/>
                <w:sz w:val="20"/>
                <w:szCs w:val="20"/>
              </w:rPr>
              <w:t xml:space="preserve"> — delayed transition, with coal generation continuing its observed upward trend and gas shortfall partially offset by coal rather than renewables. Coal and gas are modelled separately, which is what makes these three scenarios analytically distinct from one </w:t>
            </w:r>
            <w:r w:rsidRPr="00002EB2">
              <w:rPr>
                <w:rFonts w:ascii="Open Sans" w:hAnsi="Open Sans" w:cs="Open Sans"/>
                <w:sz w:val="20"/>
                <w:szCs w:val="20"/>
              </w:rPr>
              <w:t>another. Desired</w:t>
            </w:r>
            <w:r w:rsidRPr="00002EB2">
              <w:rPr>
                <w:rFonts w:ascii="Open Sans" w:hAnsi="Open Sans" w:cs="Open Sans"/>
                <w:sz w:val="20"/>
                <w:szCs w:val="20"/>
              </w:rPr>
              <w:t xml:space="preserve"> outcomes, in order of priority: (1) a validated predictive modelling framework with performance documented per target variable; (2) investment signals derived from forecast outputs and contextual indicators using explicit pre-defined thresholds; and (3) an interactive dashboard and written ILF advisory summary communicating results to non-technical stakeholders.</w:t>
            </w:r>
          </w:p>
        </w:tc>
      </w:tr>
    </w:tbl>
    <w:p w14:paraId="784D9BCF" w14:textId="05587060" w:rsidR="00EF55E2" w:rsidRPr="00002EB2" w:rsidRDefault="00EF55E2" w:rsidP="009E7F3B">
      <w:pPr>
        <w:rPr>
          <w:rFonts w:ascii="Open Sans" w:hAnsi="Open Sans" w:cs="Open Sans"/>
          <w:sz w:val="20"/>
          <w:szCs w:val="20"/>
        </w:rPr>
      </w:pPr>
    </w:p>
    <w:tbl>
      <w:tblPr>
        <w:tblW w:w="4948" w:type="pct"/>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115" w:type="dxa"/>
          <w:right w:w="115" w:type="dxa"/>
        </w:tblCellMar>
        <w:tblLook w:val="04A0" w:firstRow="1" w:lastRow="0" w:firstColumn="1" w:lastColumn="0" w:noHBand="0" w:noVBand="1"/>
      </w:tblPr>
      <w:tblGrid>
        <w:gridCol w:w="10352"/>
      </w:tblGrid>
      <w:tr w:rsidR="009816A9" w:rsidRPr="00002EB2" w14:paraId="588461FB" w14:textId="77777777" w:rsidTr="00EF55E2">
        <w:trPr>
          <w:cantSplit/>
        </w:trPr>
        <w:tc>
          <w:tcPr>
            <w:tcW w:w="5000" w:type="pct"/>
            <w:tcBorders>
              <w:top w:val="single" w:sz="2" w:space="0" w:color="595959" w:themeColor="text1" w:themeTint="A6"/>
              <w:left w:val="single" w:sz="2" w:space="0" w:color="595959" w:themeColor="text1" w:themeTint="A6"/>
              <w:bottom w:val="single" w:sz="4" w:space="0" w:color="auto"/>
              <w:right w:val="single" w:sz="2" w:space="0" w:color="595959" w:themeColor="text1" w:themeTint="A6"/>
            </w:tcBorders>
          </w:tcPr>
          <w:p w14:paraId="7C154EFE" w14:textId="74F22CF9" w:rsidR="009816A9" w:rsidRPr="00002EB2" w:rsidRDefault="009816A9" w:rsidP="00990A54">
            <w:pPr>
              <w:spacing w:line="240" w:lineRule="auto"/>
              <w:rPr>
                <w:rFonts w:ascii="Open Sans" w:hAnsi="Open Sans" w:cs="Open Sans"/>
                <w:b/>
                <w:iCs/>
                <w:sz w:val="20"/>
                <w:szCs w:val="20"/>
              </w:rPr>
            </w:pPr>
            <w:r w:rsidRPr="00002EB2">
              <w:rPr>
                <w:rFonts w:ascii="Open Sans" w:hAnsi="Open Sans" w:cs="Open Sans"/>
                <w:b/>
                <w:iCs/>
                <w:sz w:val="20"/>
                <w:szCs w:val="20"/>
              </w:rPr>
              <w:t>PROJECT DETAILS</w:t>
            </w:r>
          </w:p>
        </w:tc>
      </w:tr>
      <w:tr w:rsidR="00990A54" w:rsidRPr="00002EB2" w14:paraId="5D072A1B" w14:textId="77777777" w:rsidTr="00EF55E2">
        <w:trPr>
          <w:cantSplit/>
        </w:trPr>
        <w:tc>
          <w:tcPr>
            <w:tcW w:w="5000" w:type="pct"/>
            <w:tcBorders>
              <w:top w:val="single" w:sz="2" w:space="0" w:color="595959" w:themeColor="text1" w:themeTint="A6"/>
              <w:left w:val="single" w:sz="2" w:space="0" w:color="595959" w:themeColor="text1" w:themeTint="A6"/>
              <w:bottom w:val="single" w:sz="4" w:space="0" w:color="auto"/>
              <w:right w:val="single" w:sz="2" w:space="0" w:color="595959" w:themeColor="text1" w:themeTint="A6"/>
            </w:tcBorders>
          </w:tcPr>
          <w:p w14:paraId="40CEEA81" w14:textId="6A783FD8" w:rsidR="00990A54" w:rsidRPr="005B3082" w:rsidRDefault="00990A54" w:rsidP="00990A54">
            <w:pPr>
              <w:spacing w:line="240" w:lineRule="auto"/>
              <w:rPr>
                <w:rFonts w:ascii="Open Sans" w:hAnsi="Open Sans" w:cs="Open Sans"/>
                <w:b/>
                <w:iCs/>
                <w:sz w:val="20"/>
                <w:szCs w:val="20"/>
              </w:rPr>
            </w:pPr>
            <w:r w:rsidRPr="005B3082">
              <w:rPr>
                <w:rFonts w:ascii="Open Sans" w:hAnsi="Open Sans" w:cs="Open Sans"/>
                <w:b/>
                <w:iCs/>
                <w:sz w:val="20"/>
                <w:szCs w:val="20"/>
              </w:rPr>
              <w:t>Interim and final deliverables (incl. format of project presentation and technical discussion, target audience)</w:t>
            </w:r>
          </w:p>
        </w:tc>
      </w:tr>
      <w:tr w:rsidR="00990A54" w:rsidRPr="00002EB2" w14:paraId="218647D3" w14:textId="77777777" w:rsidTr="008774B7">
        <w:trPr>
          <w:cantSplit/>
        </w:trPr>
        <w:tc>
          <w:tcPr>
            <w:tcW w:w="5000" w:type="pct"/>
            <w:tcBorders>
              <w:top w:val="single" w:sz="4" w:space="0" w:color="auto"/>
              <w:left w:val="single" w:sz="2" w:space="0" w:color="595959" w:themeColor="text1" w:themeTint="A6"/>
              <w:bottom w:val="single" w:sz="4" w:space="0" w:color="auto"/>
              <w:right w:val="single" w:sz="2" w:space="0" w:color="595959" w:themeColor="text1" w:themeTint="A6"/>
            </w:tcBorders>
          </w:tcPr>
          <w:p w14:paraId="78E0E6C7" w14:textId="77777777" w:rsidR="00002EB2" w:rsidRPr="00002EB2" w:rsidRDefault="00002EB2" w:rsidP="00002EB2">
            <w:pPr>
              <w:pStyle w:val="font-claude-response-body"/>
              <w:rPr>
                <w:rFonts w:ascii="Open Sans" w:hAnsi="Open Sans" w:cs="Open Sans"/>
                <w:sz w:val="20"/>
                <w:szCs w:val="20"/>
              </w:rPr>
            </w:pPr>
            <w:r w:rsidRPr="00002EB2">
              <w:rPr>
                <w:rFonts w:ascii="Open Sans" w:hAnsi="Open Sans" w:cs="Open Sans"/>
                <w:sz w:val="20"/>
                <w:szCs w:val="20"/>
              </w:rPr>
              <w:t>The core deliverable is a validated predictive modelling framework: a set of forecasting models trained on confirmed historical data, evaluated on a held-out test period, and applied to project six key sector variables — electricity demand, renewable energy share, fossil generation, coal generation, transmission and distribution losses, and power-sector carbon intensity — to 2040 under three defined scenarios. The framework's documented performance and scenario outputs constitute the analytical thesis of the capstone.</w:t>
            </w:r>
          </w:p>
          <w:p w14:paraId="76E74671" w14:textId="670250AF" w:rsidR="00990A54" w:rsidRPr="00002EB2" w:rsidRDefault="00002EB2" w:rsidP="00002EB2">
            <w:pPr>
              <w:pStyle w:val="font-claude-response-body"/>
              <w:rPr>
                <w:rFonts w:ascii="Open Sans" w:hAnsi="Open Sans" w:cs="Open Sans"/>
                <w:sz w:val="20"/>
                <w:szCs w:val="20"/>
              </w:rPr>
            </w:pPr>
            <w:r w:rsidRPr="00002EB2">
              <w:rPr>
                <w:rFonts w:ascii="Open Sans" w:hAnsi="Open Sans" w:cs="Open Sans"/>
                <w:sz w:val="20"/>
                <w:szCs w:val="20"/>
              </w:rPr>
              <w:t xml:space="preserve">Supporting deliverables are three </w:t>
            </w:r>
            <w:proofErr w:type="spellStart"/>
            <w:r w:rsidRPr="00002EB2">
              <w:rPr>
                <w:rFonts w:ascii="Open Sans" w:hAnsi="Open Sans" w:cs="Open Sans"/>
                <w:sz w:val="20"/>
                <w:szCs w:val="20"/>
              </w:rPr>
              <w:t>Jupyter</w:t>
            </w:r>
            <w:proofErr w:type="spellEnd"/>
            <w:r w:rsidRPr="00002EB2">
              <w:rPr>
                <w:rFonts w:ascii="Open Sans" w:hAnsi="Open Sans" w:cs="Open Sans"/>
                <w:sz w:val="20"/>
                <w:szCs w:val="20"/>
              </w:rPr>
              <w:t xml:space="preserve"> notebooks — exploratory analysis, forecasting, and investment signals — with data ingestion and processing handled within the notebooks. A </w:t>
            </w:r>
            <w:proofErr w:type="spellStart"/>
            <w:r w:rsidRPr="00002EB2">
              <w:rPr>
                <w:rFonts w:ascii="Open Sans" w:hAnsi="Open Sans" w:cs="Open Sans"/>
                <w:sz w:val="20"/>
                <w:szCs w:val="20"/>
              </w:rPr>
              <w:t>Plotly</w:t>
            </w:r>
            <w:proofErr w:type="spellEnd"/>
            <w:r w:rsidRPr="00002EB2">
              <w:rPr>
                <w:rFonts w:ascii="Open Sans" w:hAnsi="Open Sans" w:cs="Open Sans"/>
                <w:sz w:val="20"/>
                <w:szCs w:val="20"/>
              </w:rPr>
              <w:t xml:space="preserve"> Dash dashboard with scenario controls and a Plan B nuclear sensitivity toggle serves as a communication tool for non-technical stakeholders. The dashboard is a supporting output that visualises the forecasting framework's results; it is not the central deliverable. Final outputs are the validated forecasting framework with full performance documentation, a GitHub repository with complete code, the supporting dashboard demonstrated live in Phase 7, and a short ILF written summary in opportunity table format. Interim notebooks are shared with the sponsor at each phase review. Target audience is ILF's advisory and business development teams, including non-technical stakeholders.</w:t>
            </w:r>
            <w:del w:id="1" w:author="Farangiz Jurakhonova" w:date="2026-03-28T15:30:00Z" w16du:dateUtc="2026-03-28T14:30:00Z">
              <w:r w:rsidR="00990A54" w:rsidRPr="00002EB2" w:rsidDel="0008607F">
                <w:rPr>
                  <w:rFonts w:ascii="Open Sans" w:hAnsi="Open Sans" w:cs="Open Sans"/>
                  <w:bCs/>
                  <w:iCs/>
                  <w:sz w:val="20"/>
                  <w:szCs w:val="20"/>
                </w:rPr>
                <w:delText>The project delivers a Python data pipeline, four Jupyter notebooks covering exploratory analysis, forecasting, investment signals, and spatial analysis, and a Plotly Dash dashboard with scenario controls, Plan B nuclear toggle, and regional map. Final outputs are a deployed dashboard, a GitHub repository with full documentation, and a short ILF written summary in opportunity table format. Interim notebooks are shared with the sponsor at each phase review, and the dashboard is demonstrated live in Phase 7. Target audience is ILF's advisory and business development teams, including non-technical stakeholders.</w:delText>
              </w:r>
            </w:del>
          </w:p>
        </w:tc>
      </w:tr>
      <w:tr w:rsidR="008774B7" w:rsidRPr="00002EB2" w14:paraId="7DFBD8DC" w14:textId="77777777" w:rsidTr="008774B7">
        <w:trPr>
          <w:cantSplit/>
        </w:trPr>
        <w:tc>
          <w:tcPr>
            <w:tcW w:w="5000" w:type="pct"/>
            <w:tcBorders>
              <w:top w:val="single" w:sz="4" w:space="0" w:color="auto"/>
              <w:left w:val="single" w:sz="2" w:space="0" w:color="595959" w:themeColor="text1" w:themeTint="A6"/>
              <w:bottom w:val="single" w:sz="4" w:space="0" w:color="auto"/>
              <w:right w:val="single" w:sz="2" w:space="0" w:color="595959" w:themeColor="text1" w:themeTint="A6"/>
            </w:tcBorders>
          </w:tcPr>
          <w:p w14:paraId="6B6788E6" w14:textId="6A532811" w:rsidR="008774B7" w:rsidRPr="005B3082" w:rsidRDefault="008774B7" w:rsidP="008774B7">
            <w:pPr>
              <w:pStyle w:val="font-claude-response-body"/>
              <w:rPr>
                <w:rFonts w:ascii="Open Sans" w:hAnsi="Open Sans" w:cs="Open Sans"/>
                <w:b/>
                <w:sz w:val="20"/>
                <w:szCs w:val="20"/>
              </w:rPr>
            </w:pPr>
            <w:r w:rsidRPr="005B3082">
              <w:rPr>
                <w:rFonts w:ascii="Open Sans" w:hAnsi="Open Sans" w:cs="Open Sans"/>
                <w:b/>
                <w:iCs/>
                <w:sz w:val="20"/>
                <w:szCs w:val="20"/>
              </w:rPr>
              <w:t>Methods of approach (e.g. data, information resources, software, methodologies, key contacts)</w:t>
            </w:r>
          </w:p>
        </w:tc>
      </w:tr>
      <w:tr w:rsidR="005B3082" w:rsidRPr="00002EB2" w14:paraId="442336C8" w14:textId="77777777" w:rsidTr="008774B7">
        <w:trPr>
          <w:cantSplit/>
        </w:trPr>
        <w:tc>
          <w:tcPr>
            <w:tcW w:w="5000" w:type="pct"/>
            <w:tcBorders>
              <w:top w:val="single" w:sz="4" w:space="0" w:color="auto"/>
              <w:left w:val="single" w:sz="2" w:space="0" w:color="595959" w:themeColor="text1" w:themeTint="A6"/>
              <w:bottom w:val="single" w:sz="4" w:space="0" w:color="auto"/>
              <w:right w:val="single" w:sz="2" w:space="0" w:color="595959" w:themeColor="text1" w:themeTint="A6"/>
            </w:tcBorders>
          </w:tcPr>
          <w:p w14:paraId="7201A4FB" w14:textId="5DC88306" w:rsidR="005B3082" w:rsidRPr="005B3082" w:rsidRDefault="005B3082" w:rsidP="008774B7">
            <w:pPr>
              <w:pStyle w:val="font-claude-response-body"/>
              <w:rPr>
                <w:rFonts w:ascii="Open Sans" w:hAnsi="Open Sans" w:cs="Open Sans"/>
                <w:sz w:val="20"/>
                <w:szCs w:val="20"/>
              </w:rPr>
            </w:pPr>
            <w:r w:rsidRPr="00002EB2">
              <w:rPr>
                <w:rFonts w:ascii="Open Sans" w:hAnsi="Open Sans" w:cs="Open Sans"/>
                <w:sz w:val="20"/>
                <w:szCs w:val="20"/>
              </w:rPr>
              <w:t xml:space="preserve">The primary dataset is the World Bank Data360 power-sector indicator set for Uzbekistan, provided by ILF in cleaned, merged, analysis-ready form. This covers the core time-series variables on electricity supply, demand, fuel mix, grid losses, emissions, and investment flows. It is supplemented where necessary by open-licensed international and national sources — including IEA, IRENA, and the Uzbekistan Statistics Committee — to fill gaps in fuel-type breakdowns and capacity data. Coal generation is sourced as a separate fuel-type series. The confirmed historical dataset covers annual observations from 1990 to 2023. Software includes Python, </w:t>
            </w:r>
            <w:proofErr w:type="spellStart"/>
            <w:r w:rsidRPr="00002EB2">
              <w:rPr>
                <w:rFonts w:ascii="Open Sans" w:hAnsi="Open Sans" w:cs="Open Sans"/>
                <w:sz w:val="20"/>
                <w:szCs w:val="20"/>
              </w:rPr>
              <w:t>Plotly</w:t>
            </w:r>
            <w:proofErr w:type="spellEnd"/>
            <w:r w:rsidRPr="00002EB2">
              <w:rPr>
                <w:rFonts w:ascii="Open Sans" w:hAnsi="Open Sans" w:cs="Open Sans"/>
                <w:sz w:val="20"/>
                <w:szCs w:val="20"/>
              </w:rPr>
              <w:t xml:space="preserve"> Dash, and </w:t>
            </w:r>
            <w:proofErr w:type="spellStart"/>
            <w:r w:rsidRPr="00002EB2">
              <w:rPr>
                <w:rFonts w:ascii="Open Sans" w:hAnsi="Open Sans" w:cs="Open Sans"/>
                <w:sz w:val="20"/>
                <w:szCs w:val="20"/>
              </w:rPr>
              <w:t>Jupyter</w:t>
            </w:r>
            <w:proofErr w:type="spellEnd"/>
            <w:r w:rsidRPr="00002EB2">
              <w:rPr>
                <w:rFonts w:ascii="Open Sans" w:hAnsi="Open Sans" w:cs="Open Sans"/>
                <w:sz w:val="20"/>
                <w:szCs w:val="20"/>
              </w:rPr>
              <w:t xml:space="preserve"> Notebooks, with GitHub for version control and Render or </w:t>
            </w:r>
            <w:proofErr w:type="spellStart"/>
            <w:r w:rsidRPr="00002EB2">
              <w:rPr>
                <w:rFonts w:ascii="Open Sans" w:hAnsi="Open Sans" w:cs="Open Sans"/>
                <w:sz w:val="20"/>
                <w:szCs w:val="20"/>
              </w:rPr>
              <w:t>HuggingFace</w:t>
            </w:r>
            <w:proofErr w:type="spellEnd"/>
            <w:r w:rsidRPr="00002EB2">
              <w:rPr>
                <w:rFonts w:ascii="Open Sans" w:hAnsi="Open Sans" w:cs="Open Sans"/>
                <w:sz w:val="20"/>
                <w:szCs w:val="20"/>
              </w:rPr>
              <w:t xml:space="preserve"> Spaces for deployment. Methodologies cover exploratory statistical analysis, multi-model forecasting with comparative evaluation, and scenario extrapolation under three defined energy-mix assumptions.</w:t>
            </w:r>
          </w:p>
        </w:tc>
      </w:tr>
      <w:tr w:rsidR="008774B7" w:rsidRPr="00002EB2" w14:paraId="6012EC78" w14:textId="77777777" w:rsidTr="005B3082">
        <w:trPr>
          <w:cantSplit/>
          <w:trHeight w:val="4101"/>
        </w:trPr>
        <w:tc>
          <w:tcPr>
            <w:tcW w:w="5000" w:type="pct"/>
            <w:tcBorders>
              <w:top w:val="single" w:sz="4" w:space="0" w:color="auto"/>
              <w:left w:val="single" w:sz="2" w:space="0" w:color="595959" w:themeColor="text1" w:themeTint="A6"/>
              <w:bottom w:val="single" w:sz="2" w:space="0" w:color="595959" w:themeColor="text1" w:themeTint="A6"/>
              <w:right w:val="single" w:sz="2" w:space="0" w:color="595959" w:themeColor="text1" w:themeTint="A6"/>
            </w:tcBorders>
          </w:tcPr>
          <w:p w14:paraId="526589E0" w14:textId="77777777" w:rsidR="00002EB2" w:rsidRPr="00002EB2" w:rsidRDefault="00002EB2" w:rsidP="00002EB2">
            <w:pPr>
              <w:pStyle w:val="font-claude-response-body"/>
              <w:rPr>
                <w:rFonts w:ascii="Open Sans" w:hAnsi="Open Sans" w:cs="Open Sans"/>
                <w:sz w:val="20"/>
                <w:szCs w:val="20"/>
              </w:rPr>
            </w:pPr>
            <w:r w:rsidRPr="00002EB2">
              <w:rPr>
                <w:rFonts w:ascii="Open Sans" w:hAnsi="Open Sans" w:cs="Open Sans"/>
                <w:sz w:val="20"/>
                <w:szCs w:val="20"/>
              </w:rPr>
              <w:lastRenderedPageBreak/>
              <w:t>Investment signals are derived directly from forecast model outputs and contextual indicators — not from raw data — using the following pre-defined decision rules, each mapped to one of ILF's advisory opportunity categories:</w:t>
            </w:r>
          </w:p>
          <w:tbl>
            <w:tblPr>
              <w:tblW w:w="10095" w:type="dxa"/>
              <w:tblCellSpacing w:w="15" w:type="dxa"/>
              <w:tblCellMar>
                <w:top w:w="15" w:type="dxa"/>
                <w:left w:w="15" w:type="dxa"/>
                <w:bottom w:w="15" w:type="dxa"/>
                <w:right w:w="15" w:type="dxa"/>
              </w:tblCellMar>
              <w:tblLook w:val="04A0" w:firstRow="1" w:lastRow="0" w:firstColumn="1" w:lastColumn="0" w:noHBand="0" w:noVBand="1"/>
            </w:tblPr>
            <w:tblGrid>
              <w:gridCol w:w="1970"/>
              <w:gridCol w:w="3893"/>
              <w:gridCol w:w="2029"/>
              <w:gridCol w:w="2203"/>
            </w:tblGrid>
            <w:tr w:rsidR="00002EB2" w:rsidRPr="00002EB2" w14:paraId="3EDDC8DC" w14:textId="77777777" w:rsidTr="005B3082">
              <w:trPr>
                <w:tblHeader/>
                <w:tblCellSpacing w:w="15" w:type="dxa"/>
              </w:trPr>
              <w:tc>
                <w:tcPr>
                  <w:tcW w:w="0" w:type="auto"/>
                  <w:vAlign w:val="center"/>
                  <w:hideMark/>
                </w:tcPr>
                <w:p w14:paraId="1C67365C" w14:textId="77777777" w:rsidR="00002EB2" w:rsidRPr="00002EB2" w:rsidRDefault="00002EB2" w:rsidP="00002EB2">
                  <w:pPr>
                    <w:jc w:val="center"/>
                    <w:rPr>
                      <w:rFonts w:ascii="Open Sans" w:hAnsi="Open Sans" w:cs="Open Sans"/>
                      <w:b/>
                      <w:bCs/>
                      <w:sz w:val="20"/>
                      <w:szCs w:val="20"/>
                    </w:rPr>
                  </w:pPr>
                  <w:r w:rsidRPr="00002EB2">
                    <w:rPr>
                      <w:rFonts w:ascii="Open Sans" w:hAnsi="Open Sans" w:cs="Open Sans"/>
                      <w:b/>
                      <w:bCs/>
                      <w:sz w:val="20"/>
                      <w:szCs w:val="20"/>
                    </w:rPr>
                    <w:t>Forecast metric</w:t>
                  </w:r>
                </w:p>
              </w:tc>
              <w:tc>
                <w:tcPr>
                  <w:tcW w:w="0" w:type="auto"/>
                  <w:vAlign w:val="center"/>
                  <w:hideMark/>
                </w:tcPr>
                <w:p w14:paraId="3E9D350C" w14:textId="77777777" w:rsidR="00002EB2" w:rsidRPr="00002EB2" w:rsidRDefault="00002EB2" w:rsidP="00002EB2">
                  <w:pPr>
                    <w:jc w:val="center"/>
                    <w:rPr>
                      <w:rFonts w:ascii="Open Sans" w:hAnsi="Open Sans" w:cs="Open Sans"/>
                      <w:b/>
                      <w:bCs/>
                      <w:sz w:val="20"/>
                      <w:szCs w:val="20"/>
                    </w:rPr>
                  </w:pPr>
                  <w:r w:rsidRPr="00002EB2">
                    <w:rPr>
                      <w:rFonts w:ascii="Open Sans" w:hAnsi="Open Sans" w:cs="Open Sans"/>
                      <w:b/>
                      <w:bCs/>
                      <w:sz w:val="20"/>
                      <w:szCs w:val="20"/>
                    </w:rPr>
                    <w:t>Threshold (assessed across full forecast horizon to 2040)</w:t>
                  </w:r>
                </w:p>
              </w:tc>
              <w:tc>
                <w:tcPr>
                  <w:tcW w:w="0" w:type="auto"/>
                  <w:vAlign w:val="center"/>
                  <w:hideMark/>
                </w:tcPr>
                <w:p w14:paraId="3008EE18" w14:textId="77777777" w:rsidR="00002EB2" w:rsidRPr="00002EB2" w:rsidRDefault="00002EB2" w:rsidP="00002EB2">
                  <w:pPr>
                    <w:jc w:val="center"/>
                    <w:rPr>
                      <w:rFonts w:ascii="Open Sans" w:hAnsi="Open Sans" w:cs="Open Sans"/>
                      <w:b/>
                      <w:bCs/>
                      <w:sz w:val="20"/>
                      <w:szCs w:val="20"/>
                    </w:rPr>
                  </w:pPr>
                  <w:r w:rsidRPr="00002EB2">
                    <w:rPr>
                      <w:rFonts w:ascii="Open Sans" w:hAnsi="Open Sans" w:cs="Open Sans"/>
                      <w:b/>
                      <w:bCs/>
                      <w:sz w:val="20"/>
                      <w:szCs w:val="20"/>
                    </w:rPr>
                    <w:t>Investment signal</w:t>
                  </w:r>
                </w:p>
              </w:tc>
              <w:tc>
                <w:tcPr>
                  <w:tcW w:w="2158" w:type="dxa"/>
                  <w:vAlign w:val="center"/>
                  <w:hideMark/>
                </w:tcPr>
                <w:p w14:paraId="61A2D54D" w14:textId="77777777" w:rsidR="00002EB2" w:rsidRPr="00002EB2" w:rsidRDefault="00002EB2" w:rsidP="00002EB2">
                  <w:pPr>
                    <w:jc w:val="center"/>
                    <w:rPr>
                      <w:rFonts w:ascii="Open Sans" w:hAnsi="Open Sans" w:cs="Open Sans"/>
                      <w:b/>
                      <w:bCs/>
                      <w:sz w:val="20"/>
                      <w:szCs w:val="20"/>
                    </w:rPr>
                  </w:pPr>
                  <w:r w:rsidRPr="00002EB2">
                    <w:rPr>
                      <w:rFonts w:ascii="Open Sans" w:hAnsi="Open Sans" w:cs="Open Sans"/>
                      <w:b/>
                      <w:bCs/>
                      <w:sz w:val="20"/>
                      <w:szCs w:val="20"/>
                    </w:rPr>
                    <w:t>ILF opportunity</w:t>
                  </w:r>
                </w:p>
              </w:tc>
            </w:tr>
            <w:tr w:rsidR="00002EB2" w:rsidRPr="00002EB2" w14:paraId="48260697" w14:textId="77777777" w:rsidTr="005B3082">
              <w:trPr>
                <w:tblCellSpacing w:w="15" w:type="dxa"/>
              </w:trPr>
              <w:tc>
                <w:tcPr>
                  <w:tcW w:w="0" w:type="auto"/>
                  <w:vAlign w:val="center"/>
                  <w:hideMark/>
                </w:tcPr>
                <w:p w14:paraId="5D6F6A40"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Total electricity demand growth</w:t>
                  </w:r>
                </w:p>
              </w:tc>
              <w:tc>
                <w:tcPr>
                  <w:tcW w:w="0" w:type="auto"/>
                  <w:vAlign w:val="center"/>
                  <w:hideMark/>
                </w:tcPr>
                <w:p w14:paraId="164BFA49"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Exceeds 4% per annum in any 5-year window through 2040</w:t>
                  </w:r>
                </w:p>
              </w:tc>
              <w:tc>
                <w:tcPr>
                  <w:tcW w:w="0" w:type="auto"/>
                  <w:vAlign w:val="center"/>
                  <w:hideMark/>
                </w:tcPr>
                <w:p w14:paraId="7BCD7E9C"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Generation capacity gap alert</w:t>
                  </w:r>
                </w:p>
              </w:tc>
              <w:tc>
                <w:tcPr>
                  <w:tcW w:w="2158" w:type="dxa"/>
                  <w:vAlign w:val="center"/>
                  <w:hideMark/>
                </w:tcPr>
                <w:p w14:paraId="157F1A70"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Generation advisory</w:t>
                  </w:r>
                </w:p>
              </w:tc>
            </w:tr>
            <w:tr w:rsidR="00002EB2" w:rsidRPr="00002EB2" w14:paraId="2E6EC726" w14:textId="77777777" w:rsidTr="005B3082">
              <w:trPr>
                <w:tblCellSpacing w:w="15" w:type="dxa"/>
              </w:trPr>
              <w:tc>
                <w:tcPr>
                  <w:tcW w:w="0" w:type="auto"/>
                  <w:vAlign w:val="center"/>
                  <w:hideMark/>
                </w:tcPr>
                <w:p w14:paraId="75D7A8C4"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Gas self-sufficiency ratio</w:t>
                  </w:r>
                </w:p>
              </w:tc>
              <w:tc>
                <w:tcPr>
                  <w:tcW w:w="0" w:type="auto"/>
                  <w:vAlign w:val="center"/>
                  <w:hideMark/>
                </w:tcPr>
                <w:p w14:paraId="6D726634"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Falls below 85% in any scenario, or below 90% for three or more consecutive forecast years</w:t>
                  </w:r>
                </w:p>
              </w:tc>
              <w:tc>
                <w:tcPr>
                  <w:tcW w:w="0" w:type="auto"/>
                  <w:vAlign w:val="center"/>
                  <w:hideMark/>
                </w:tcPr>
                <w:p w14:paraId="58C7D499"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Gas transition advisory</w:t>
                  </w:r>
                </w:p>
              </w:tc>
              <w:tc>
                <w:tcPr>
                  <w:tcW w:w="2158" w:type="dxa"/>
                  <w:vAlign w:val="center"/>
                  <w:hideMark/>
                </w:tcPr>
                <w:p w14:paraId="0533C73B"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Fuel transition</w:t>
                  </w:r>
                </w:p>
              </w:tc>
            </w:tr>
            <w:tr w:rsidR="00002EB2" w:rsidRPr="00002EB2" w14:paraId="15BB9D25" w14:textId="77777777" w:rsidTr="005B3082">
              <w:trPr>
                <w:tblCellSpacing w:w="15" w:type="dxa"/>
              </w:trPr>
              <w:tc>
                <w:tcPr>
                  <w:tcW w:w="0" w:type="auto"/>
                  <w:vAlign w:val="center"/>
                  <w:hideMark/>
                </w:tcPr>
                <w:p w14:paraId="6ADAD6CB"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Renewable share of generation</w:t>
                  </w:r>
                </w:p>
              </w:tc>
              <w:tc>
                <w:tcPr>
                  <w:tcW w:w="0" w:type="auto"/>
                  <w:vAlign w:val="center"/>
                  <w:hideMark/>
                </w:tcPr>
                <w:p w14:paraId="686F095A"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Below 20% under baseline scenario at any forecast point through 2040</w:t>
                  </w:r>
                </w:p>
              </w:tc>
              <w:tc>
                <w:tcPr>
                  <w:tcW w:w="0" w:type="auto"/>
                  <w:vAlign w:val="center"/>
                  <w:hideMark/>
                </w:tcPr>
                <w:p w14:paraId="06C6B936"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Renewable integration gap</w:t>
                  </w:r>
                </w:p>
              </w:tc>
              <w:tc>
                <w:tcPr>
                  <w:tcW w:w="2158" w:type="dxa"/>
                  <w:vAlign w:val="center"/>
                  <w:hideMark/>
                </w:tcPr>
                <w:p w14:paraId="10BBF53B"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RE integration</w:t>
                  </w:r>
                </w:p>
              </w:tc>
            </w:tr>
            <w:tr w:rsidR="00002EB2" w:rsidRPr="00002EB2" w14:paraId="03F9B446" w14:textId="77777777" w:rsidTr="005B3082">
              <w:trPr>
                <w:tblCellSpacing w:w="15" w:type="dxa"/>
              </w:trPr>
              <w:tc>
                <w:tcPr>
                  <w:tcW w:w="0" w:type="auto"/>
                  <w:vAlign w:val="center"/>
                  <w:hideMark/>
                </w:tcPr>
                <w:p w14:paraId="59885D92"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Coal share of total generation</w:t>
                  </w:r>
                </w:p>
              </w:tc>
              <w:tc>
                <w:tcPr>
                  <w:tcW w:w="0" w:type="auto"/>
                  <w:vAlign w:val="center"/>
                  <w:hideMark/>
                </w:tcPr>
                <w:p w14:paraId="5F7A8EAB"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Exceeds 15% at any forecast point through 2040</w:t>
                  </w:r>
                </w:p>
              </w:tc>
              <w:tc>
                <w:tcPr>
                  <w:tcW w:w="0" w:type="auto"/>
                  <w:vAlign w:val="center"/>
                  <w:hideMark/>
                </w:tcPr>
                <w:p w14:paraId="7BC00DC9"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Fuel diversification alert</w:t>
                  </w:r>
                </w:p>
              </w:tc>
              <w:tc>
                <w:tcPr>
                  <w:tcW w:w="2158" w:type="dxa"/>
                  <w:vAlign w:val="center"/>
                  <w:hideMark/>
                </w:tcPr>
                <w:p w14:paraId="11DDC5CB"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Fuel transition</w:t>
                  </w:r>
                </w:p>
              </w:tc>
            </w:tr>
            <w:tr w:rsidR="00002EB2" w:rsidRPr="00002EB2" w14:paraId="6E3E12B8" w14:textId="77777777" w:rsidTr="005B3082">
              <w:trPr>
                <w:tblCellSpacing w:w="15" w:type="dxa"/>
              </w:trPr>
              <w:tc>
                <w:tcPr>
                  <w:tcW w:w="0" w:type="auto"/>
                  <w:vAlign w:val="center"/>
                  <w:hideMark/>
                </w:tcPr>
                <w:p w14:paraId="1D858566"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T&amp;D losses</w:t>
                  </w:r>
                </w:p>
              </w:tc>
              <w:tc>
                <w:tcPr>
                  <w:tcW w:w="0" w:type="auto"/>
                  <w:vAlign w:val="center"/>
                  <w:hideMark/>
                </w:tcPr>
                <w:p w14:paraId="265B54BA"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Remain above 15% at any forecast point through 2040</w:t>
                  </w:r>
                </w:p>
              </w:tc>
              <w:tc>
                <w:tcPr>
                  <w:tcW w:w="0" w:type="auto"/>
                  <w:vAlign w:val="center"/>
                  <w:hideMark/>
                </w:tcPr>
                <w:p w14:paraId="18CE1FAA"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Grid bottleneck alert</w:t>
                  </w:r>
                </w:p>
              </w:tc>
              <w:tc>
                <w:tcPr>
                  <w:tcW w:w="2158" w:type="dxa"/>
                  <w:vAlign w:val="center"/>
                  <w:hideMark/>
                </w:tcPr>
                <w:p w14:paraId="36A18A29"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Transmission and distribution advisory</w:t>
                  </w:r>
                </w:p>
              </w:tc>
            </w:tr>
            <w:tr w:rsidR="00002EB2" w:rsidRPr="00002EB2" w14:paraId="294BC3C0" w14:textId="77777777" w:rsidTr="005B3082">
              <w:trPr>
                <w:tblCellSpacing w:w="15" w:type="dxa"/>
              </w:trPr>
              <w:tc>
                <w:tcPr>
                  <w:tcW w:w="0" w:type="auto"/>
                  <w:vAlign w:val="center"/>
                  <w:hideMark/>
                </w:tcPr>
                <w:p w14:paraId="5E611627"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FDI and gross fixed capital formation</w:t>
                  </w:r>
                </w:p>
              </w:tc>
              <w:tc>
                <w:tcPr>
                  <w:tcW w:w="0" w:type="auto"/>
                  <w:vAlign w:val="center"/>
                  <w:hideMark/>
                </w:tcPr>
                <w:p w14:paraId="4D9BB301"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Rising trend coinciding with a forecast supply deficit or high T&amp;D loss period</w:t>
                  </w:r>
                </w:p>
              </w:tc>
              <w:tc>
                <w:tcPr>
                  <w:tcW w:w="0" w:type="auto"/>
                  <w:vAlign w:val="center"/>
                  <w:hideMark/>
                </w:tcPr>
                <w:p w14:paraId="692F0939"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Investment window signal</w:t>
                  </w:r>
                </w:p>
              </w:tc>
              <w:tc>
                <w:tcPr>
                  <w:tcW w:w="2158" w:type="dxa"/>
                  <w:vAlign w:val="center"/>
                  <w:hideMark/>
                </w:tcPr>
                <w:p w14:paraId="4C81C412"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PPP advisory and IFI-funded project bids</w:t>
                  </w:r>
                </w:p>
              </w:tc>
            </w:tr>
            <w:tr w:rsidR="00002EB2" w:rsidRPr="00002EB2" w14:paraId="56AEED78" w14:textId="77777777" w:rsidTr="005B3082">
              <w:trPr>
                <w:tblCellSpacing w:w="15" w:type="dxa"/>
              </w:trPr>
              <w:tc>
                <w:tcPr>
                  <w:tcW w:w="0" w:type="auto"/>
                  <w:vAlign w:val="center"/>
                  <w:hideMark/>
                </w:tcPr>
                <w:p w14:paraId="5AA17517"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Power-sector carbon intensity</w:t>
                  </w:r>
                </w:p>
              </w:tc>
              <w:tc>
                <w:tcPr>
                  <w:tcW w:w="0" w:type="auto"/>
                  <w:vAlign w:val="center"/>
                  <w:hideMark/>
                </w:tcPr>
                <w:p w14:paraId="7F15D31C"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Fails to decline across any 10-year forecast window under the accelerated transition scenario</w:t>
                  </w:r>
                </w:p>
              </w:tc>
              <w:tc>
                <w:tcPr>
                  <w:tcW w:w="0" w:type="auto"/>
                  <w:vAlign w:val="center"/>
                  <w:hideMark/>
                </w:tcPr>
                <w:p w14:paraId="0350DEA0" w14:textId="3E87B27E" w:rsidR="00002EB2" w:rsidRPr="00002EB2" w:rsidRDefault="005B3082" w:rsidP="00002EB2">
                  <w:pPr>
                    <w:rPr>
                      <w:rFonts w:ascii="Open Sans" w:hAnsi="Open Sans" w:cs="Open Sans"/>
                      <w:sz w:val="20"/>
                      <w:szCs w:val="20"/>
                    </w:rPr>
                  </w:pPr>
                  <w:r w:rsidRPr="00002EB2">
                    <w:rPr>
                      <w:rFonts w:ascii="Open Sans" w:hAnsi="Open Sans" w:cs="Open Sans"/>
                      <w:sz w:val="20"/>
                      <w:szCs w:val="20"/>
                    </w:rPr>
                    <w:t>Decarbonization</w:t>
                  </w:r>
                  <w:r w:rsidR="00002EB2" w:rsidRPr="00002EB2">
                    <w:rPr>
                      <w:rFonts w:ascii="Open Sans" w:hAnsi="Open Sans" w:cs="Open Sans"/>
                      <w:sz w:val="20"/>
                      <w:szCs w:val="20"/>
                    </w:rPr>
                    <w:t xml:space="preserve"> stall signal</w:t>
                  </w:r>
                </w:p>
              </w:tc>
              <w:tc>
                <w:tcPr>
                  <w:tcW w:w="2158" w:type="dxa"/>
                  <w:vAlign w:val="center"/>
                  <w:hideMark/>
                </w:tcPr>
                <w:p w14:paraId="50794091" w14:textId="77777777" w:rsidR="00002EB2" w:rsidRPr="00002EB2" w:rsidRDefault="00002EB2" w:rsidP="00002EB2">
                  <w:pPr>
                    <w:rPr>
                      <w:rFonts w:ascii="Open Sans" w:hAnsi="Open Sans" w:cs="Open Sans"/>
                      <w:sz w:val="20"/>
                      <w:szCs w:val="20"/>
                    </w:rPr>
                  </w:pPr>
                  <w:r w:rsidRPr="00002EB2">
                    <w:rPr>
                      <w:rFonts w:ascii="Open Sans" w:hAnsi="Open Sans" w:cs="Open Sans"/>
                      <w:sz w:val="20"/>
                      <w:szCs w:val="20"/>
                    </w:rPr>
                    <w:t>Energy efficiency</w:t>
                  </w:r>
                </w:p>
              </w:tc>
            </w:tr>
          </w:tbl>
          <w:p w14:paraId="0FD8E991" w14:textId="77777777" w:rsidR="00002EB2" w:rsidRPr="00002EB2" w:rsidRDefault="00002EB2" w:rsidP="00002EB2">
            <w:pPr>
              <w:pStyle w:val="font-claude-response-body"/>
              <w:rPr>
                <w:rFonts w:ascii="Open Sans" w:hAnsi="Open Sans" w:cs="Open Sans"/>
                <w:sz w:val="20"/>
                <w:szCs w:val="20"/>
              </w:rPr>
            </w:pPr>
            <w:r w:rsidRPr="00002EB2">
              <w:rPr>
                <w:rFonts w:ascii="Open Sans" w:hAnsi="Open Sans" w:cs="Open Sans"/>
                <w:sz w:val="20"/>
                <w:szCs w:val="20"/>
              </w:rPr>
              <w:t>Coal share is calculated as modelled coal generation divided by modelled total demand. T&amp;D losses are modelled as a standalone variable and also used in combination with demand growth to identify periods where grid investment is most urgent. FDI and gross fixed capital formation are treated as contextual indicators in the exploratory analysis and cross-referenced against forecast stress periods to identify windows where ILF advisory engagement is most likely to be in demand; they are not themselves forecast variables. Thresholds are calibrated against IEA Central Asia benchmarks and observed trend inflection points in the master dataset. They apply across the full 2024–2040 forecast horizon and are designed to remain informative at any point within it. All thresholds are documented transparently and can be revised by ILF without rerunning the models.</w:t>
            </w:r>
          </w:p>
          <w:p w14:paraId="01A217EE" w14:textId="77777777" w:rsidR="00002EB2" w:rsidRPr="00002EB2" w:rsidRDefault="00002EB2" w:rsidP="00002EB2">
            <w:pPr>
              <w:pStyle w:val="font-claude-response-body"/>
              <w:rPr>
                <w:rFonts w:ascii="Open Sans" w:hAnsi="Open Sans" w:cs="Open Sans"/>
                <w:sz w:val="20"/>
                <w:szCs w:val="20"/>
              </w:rPr>
            </w:pPr>
            <w:r w:rsidRPr="00002EB2">
              <w:rPr>
                <w:rStyle w:val="Strong"/>
                <w:rFonts w:ascii="Open Sans" w:hAnsi="Open Sans" w:cs="Open Sans"/>
                <w:sz w:val="20"/>
                <w:szCs w:val="20"/>
              </w:rPr>
              <w:t>Predictive Modelling Component</w:t>
            </w:r>
          </w:p>
          <w:p w14:paraId="427CC0E1" w14:textId="77777777" w:rsidR="00002EB2" w:rsidRPr="00002EB2" w:rsidRDefault="00002EB2" w:rsidP="00002EB2">
            <w:pPr>
              <w:pStyle w:val="font-claude-response-body"/>
              <w:rPr>
                <w:rFonts w:ascii="Open Sans" w:hAnsi="Open Sans" w:cs="Open Sans"/>
                <w:sz w:val="20"/>
                <w:szCs w:val="20"/>
              </w:rPr>
            </w:pPr>
            <w:r w:rsidRPr="00002EB2">
              <w:rPr>
                <w:rStyle w:val="Emphasis"/>
                <w:rFonts w:ascii="Open Sans" w:hAnsi="Open Sans" w:cs="Open Sans"/>
                <w:sz w:val="20"/>
                <w:szCs w:val="20"/>
              </w:rPr>
              <w:t>Target variables:</w:t>
            </w:r>
            <w:r w:rsidRPr="00002EB2">
              <w:rPr>
                <w:rFonts w:ascii="Open Sans" w:hAnsi="Open Sans" w:cs="Open Sans"/>
                <w:sz w:val="20"/>
                <w:szCs w:val="20"/>
              </w:rPr>
              <w:t xml:space="preserve"> Electricity demand, renewable energy share, fossil-based generation, coal-based generation, transmission and distribution losses, and power-sector carbon intensity, each projected annually to 2040.</w:t>
            </w:r>
          </w:p>
          <w:p w14:paraId="47005327" w14:textId="77777777" w:rsidR="00002EB2" w:rsidRPr="00002EB2" w:rsidRDefault="00002EB2" w:rsidP="00002EB2">
            <w:pPr>
              <w:pStyle w:val="font-claude-response-body"/>
              <w:rPr>
                <w:rFonts w:ascii="Open Sans" w:hAnsi="Open Sans" w:cs="Open Sans"/>
                <w:sz w:val="20"/>
                <w:szCs w:val="20"/>
              </w:rPr>
            </w:pPr>
            <w:r w:rsidRPr="00002EB2">
              <w:rPr>
                <w:rStyle w:val="Emphasis"/>
                <w:rFonts w:ascii="Open Sans" w:hAnsi="Open Sans" w:cs="Open Sans"/>
                <w:sz w:val="20"/>
                <w:szCs w:val="20"/>
              </w:rPr>
              <w:t>Modelling approach:</w:t>
            </w:r>
            <w:r w:rsidRPr="00002EB2">
              <w:rPr>
                <w:rFonts w:ascii="Open Sans" w:hAnsi="Open Sans" w:cs="Open Sans"/>
                <w:sz w:val="20"/>
                <w:szCs w:val="20"/>
              </w:rPr>
              <w:t xml:space="preserve"> Multiple forecasting methods are trained and compared per target variable. The best-performing model for each is selected based on accuracy on the held-out test period and carried forward for scenario extrapolation. All candidate models and their comparative performance are reported in the forecasting notebook.</w:t>
            </w:r>
          </w:p>
          <w:p w14:paraId="7282D52F" w14:textId="77777777" w:rsidR="00002EB2" w:rsidRPr="00002EB2" w:rsidRDefault="00002EB2" w:rsidP="00002EB2">
            <w:pPr>
              <w:pStyle w:val="font-claude-response-body"/>
              <w:rPr>
                <w:rFonts w:ascii="Open Sans" w:hAnsi="Open Sans" w:cs="Open Sans"/>
                <w:sz w:val="20"/>
                <w:szCs w:val="20"/>
              </w:rPr>
            </w:pPr>
            <w:r w:rsidRPr="00002EB2">
              <w:rPr>
                <w:rStyle w:val="Emphasis"/>
                <w:rFonts w:ascii="Open Sans" w:hAnsi="Open Sans" w:cs="Open Sans"/>
                <w:sz w:val="20"/>
                <w:szCs w:val="20"/>
              </w:rPr>
              <w:lastRenderedPageBreak/>
              <w:t>Evaluation framework:</w:t>
            </w:r>
            <w:r w:rsidRPr="00002EB2">
              <w:rPr>
                <w:rFonts w:ascii="Open Sans" w:hAnsi="Open Sans" w:cs="Open Sans"/>
                <w:sz w:val="20"/>
                <w:szCs w:val="20"/>
              </w:rPr>
              <w:t xml:space="preserve"> Models are evaluated on a held-out test set using standard accuracy metrics. Results are reported per target variable to allow transparent comparison. Models that do not meet acceptable performance thresholds are documented and replaced with the next best candidate.</w:t>
            </w:r>
          </w:p>
          <w:p w14:paraId="203959FF" w14:textId="77777777" w:rsidR="00002EB2" w:rsidRPr="00002EB2" w:rsidRDefault="00002EB2" w:rsidP="00002EB2">
            <w:pPr>
              <w:pStyle w:val="font-claude-response-body"/>
              <w:rPr>
                <w:rFonts w:ascii="Open Sans" w:hAnsi="Open Sans" w:cs="Open Sans"/>
                <w:sz w:val="20"/>
                <w:szCs w:val="20"/>
              </w:rPr>
            </w:pPr>
            <w:r w:rsidRPr="00002EB2">
              <w:rPr>
                <w:rStyle w:val="Emphasis"/>
                <w:rFonts w:ascii="Open Sans" w:hAnsi="Open Sans" w:cs="Open Sans"/>
                <w:sz w:val="20"/>
                <w:szCs w:val="20"/>
              </w:rPr>
              <w:t>Data structure and status of 2024–2026:</w:t>
            </w:r>
          </w:p>
          <w:p w14:paraId="533E5118" w14:textId="77777777" w:rsidR="00002EB2" w:rsidRPr="00002EB2" w:rsidRDefault="00002EB2" w:rsidP="00002EB2">
            <w:pPr>
              <w:pStyle w:val="whitespace-normal"/>
              <w:numPr>
                <w:ilvl w:val="0"/>
                <w:numId w:val="25"/>
              </w:numPr>
              <w:rPr>
                <w:rFonts w:ascii="Open Sans" w:hAnsi="Open Sans" w:cs="Open Sans"/>
                <w:sz w:val="20"/>
                <w:szCs w:val="20"/>
              </w:rPr>
            </w:pPr>
            <w:r w:rsidRPr="00002EB2">
              <w:rPr>
                <w:rStyle w:val="Strong"/>
                <w:rFonts w:ascii="Open Sans" w:hAnsi="Open Sans" w:cs="Open Sans"/>
                <w:sz w:val="20"/>
                <w:szCs w:val="20"/>
              </w:rPr>
              <w:t>1990–2023:</w:t>
            </w:r>
            <w:r w:rsidRPr="00002EB2">
              <w:rPr>
                <w:rFonts w:ascii="Open Sans" w:hAnsi="Open Sans" w:cs="Open Sans"/>
                <w:sz w:val="20"/>
                <w:szCs w:val="20"/>
              </w:rPr>
              <w:t xml:space="preserve"> Confirmed historical observations. Used for model training (1990–2018) and evaluation (2019–2023).</w:t>
            </w:r>
          </w:p>
          <w:p w14:paraId="18B9EE2C" w14:textId="77777777" w:rsidR="00002EB2" w:rsidRPr="00002EB2" w:rsidRDefault="00002EB2" w:rsidP="00002EB2">
            <w:pPr>
              <w:pStyle w:val="whitespace-normal"/>
              <w:numPr>
                <w:ilvl w:val="0"/>
                <w:numId w:val="25"/>
              </w:numPr>
              <w:rPr>
                <w:rFonts w:ascii="Open Sans" w:hAnsi="Open Sans" w:cs="Open Sans"/>
                <w:sz w:val="20"/>
                <w:szCs w:val="20"/>
              </w:rPr>
            </w:pPr>
            <w:r w:rsidRPr="00002EB2">
              <w:rPr>
                <w:rStyle w:val="Strong"/>
                <w:rFonts w:ascii="Open Sans" w:hAnsi="Open Sans" w:cs="Open Sans"/>
                <w:sz w:val="20"/>
                <w:szCs w:val="20"/>
              </w:rPr>
              <w:t>2024:</w:t>
            </w:r>
            <w:r w:rsidRPr="00002EB2">
              <w:rPr>
                <w:rFonts w:ascii="Open Sans" w:hAnsi="Open Sans" w:cs="Open Sans"/>
                <w:sz w:val="20"/>
                <w:szCs w:val="20"/>
              </w:rPr>
              <w:t xml:space="preserve"> Partially provisional. Some production and capacity figures are available from national and international sources, but key IEA variables — consumption by sector, generation by fuel mix, and carbon intensity — have not yet been published. Excluded from model training and evaluation; used for contextual reference only, with sources clearly labelled.</w:t>
            </w:r>
          </w:p>
          <w:p w14:paraId="2FF2C967" w14:textId="77777777" w:rsidR="00002EB2" w:rsidRPr="00002EB2" w:rsidRDefault="00002EB2" w:rsidP="00002EB2">
            <w:pPr>
              <w:pStyle w:val="whitespace-normal"/>
              <w:numPr>
                <w:ilvl w:val="0"/>
                <w:numId w:val="25"/>
              </w:numPr>
              <w:rPr>
                <w:rFonts w:ascii="Open Sans" w:hAnsi="Open Sans" w:cs="Open Sans"/>
                <w:sz w:val="20"/>
                <w:szCs w:val="20"/>
              </w:rPr>
            </w:pPr>
            <w:r w:rsidRPr="00002EB2">
              <w:rPr>
                <w:rStyle w:val="Strong"/>
                <w:rFonts w:ascii="Open Sans" w:hAnsi="Open Sans" w:cs="Open Sans"/>
                <w:sz w:val="20"/>
                <w:szCs w:val="20"/>
              </w:rPr>
              <w:t>2025:</w:t>
            </w:r>
            <w:r w:rsidRPr="00002EB2">
              <w:rPr>
                <w:rFonts w:ascii="Open Sans" w:hAnsi="Open Sans" w:cs="Open Sans"/>
                <w:sz w:val="20"/>
                <w:szCs w:val="20"/>
              </w:rPr>
              <w:t xml:space="preserve"> No data currently available. Treated as forecast-period only.</w:t>
            </w:r>
          </w:p>
          <w:p w14:paraId="71623833" w14:textId="35B1C25D" w:rsidR="008774B7" w:rsidRPr="005B3082" w:rsidRDefault="00002EB2" w:rsidP="008774B7">
            <w:pPr>
              <w:pStyle w:val="whitespace-normal"/>
              <w:numPr>
                <w:ilvl w:val="0"/>
                <w:numId w:val="25"/>
              </w:numPr>
              <w:rPr>
                <w:rFonts w:ascii="Open Sans" w:hAnsi="Open Sans" w:cs="Open Sans"/>
                <w:sz w:val="20"/>
                <w:szCs w:val="20"/>
              </w:rPr>
            </w:pPr>
            <w:r w:rsidRPr="00002EB2">
              <w:rPr>
                <w:rStyle w:val="Strong"/>
                <w:rFonts w:ascii="Open Sans" w:hAnsi="Open Sans" w:cs="Open Sans"/>
                <w:sz w:val="20"/>
                <w:szCs w:val="20"/>
              </w:rPr>
              <w:t>2026:</w:t>
            </w:r>
            <w:r w:rsidRPr="00002EB2">
              <w:rPr>
                <w:rFonts w:ascii="Open Sans" w:hAnsi="Open Sans" w:cs="Open Sans"/>
                <w:sz w:val="20"/>
                <w:szCs w:val="20"/>
              </w:rPr>
              <w:t xml:space="preserve"> Calendar year incomplete at time of writing. Treated as forecast-period only. Any figures that become available will be appended and documented, but not used for model evaluation.</w:t>
            </w:r>
          </w:p>
        </w:tc>
      </w:tr>
    </w:tbl>
    <w:p w14:paraId="4664D5D6" w14:textId="77777777" w:rsidR="003A566F" w:rsidRPr="00002EB2" w:rsidRDefault="003A566F" w:rsidP="00990A54">
      <w:pPr>
        <w:spacing w:after="0" w:line="240" w:lineRule="auto"/>
        <w:rPr>
          <w:rFonts w:ascii="Open Sans" w:hAnsi="Open Sans" w:cs="Open Sans"/>
          <w:bCs/>
          <w:iCs/>
          <w:sz w:val="20"/>
          <w:szCs w:val="20"/>
        </w:rPr>
        <w:sectPr w:rsidR="003A566F" w:rsidRPr="00002EB2" w:rsidSect="003A566F">
          <w:headerReference w:type="default" r:id="rId15"/>
          <w:footerReference w:type="default" r:id="rId16"/>
          <w:pgSz w:w="11907" w:h="16839" w:code="9"/>
          <w:pgMar w:top="720" w:right="720" w:bottom="720" w:left="720" w:header="720" w:footer="720" w:gutter="0"/>
          <w:cols w:space="720"/>
          <w:docGrid w:linePitch="360"/>
        </w:sectPr>
      </w:pPr>
    </w:p>
    <w:tbl>
      <w:tblPr>
        <w:tblpPr w:leftFromText="180" w:rightFromText="180" w:vertAnchor="text" w:horzAnchor="margin" w:tblpY="-24"/>
        <w:tblW w:w="494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115" w:type="dxa"/>
          <w:right w:w="115" w:type="dxa"/>
        </w:tblCellMar>
        <w:tblLook w:val="04A0" w:firstRow="1" w:lastRow="0" w:firstColumn="1" w:lastColumn="0" w:noHBand="0" w:noVBand="1"/>
      </w:tblPr>
      <w:tblGrid>
        <w:gridCol w:w="10352"/>
      </w:tblGrid>
      <w:tr w:rsidR="008774B7" w:rsidRPr="00002EB2" w14:paraId="15F51E98" w14:textId="77777777" w:rsidTr="003A566F">
        <w:trPr>
          <w:cantSplit/>
        </w:trPr>
        <w:tc>
          <w:tcPr>
            <w:tcW w:w="5000"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5F63E27F" w14:textId="370489C1" w:rsidR="008774B7" w:rsidRPr="005B3082" w:rsidRDefault="008774B7" w:rsidP="008774B7">
            <w:pPr>
              <w:pStyle w:val="font-claude-response-body"/>
              <w:rPr>
                <w:rStyle w:val="Strong"/>
                <w:rFonts w:ascii="Open Sans" w:hAnsi="Open Sans" w:cs="Open Sans"/>
                <w:b w:val="0"/>
                <w:sz w:val="20"/>
                <w:szCs w:val="20"/>
              </w:rPr>
            </w:pPr>
            <w:r w:rsidRPr="005B3082">
              <w:rPr>
                <w:rFonts w:ascii="Open Sans" w:hAnsi="Open Sans" w:cs="Open Sans"/>
                <w:b/>
                <w:iCs/>
                <w:sz w:val="20"/>
                <w:szCs w:val="20"/>
              </w:rPr>
              <w:t>Assumptions (e.g. expected input from client, possible constraints, expected location of work, exclusions)</w:t>
            </w:r>
          </w:p>
        </w:tc>
      </w:tr>
      <w:tr w:rsidR="008774B7" w:rsidRPr="00002EB2" w14:paraId="10C97DAC" w14:textId="77777777" w:rsidTr="003A566F">
        <w:trPr>
          <w:cantSplit/>
        </w:trPr>
        <w:tc>
          <w:tcPr>
            <w:tcW w:w="5000"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6E92CCD8" w14:textId="1CE6E510" w:rsidR="008774B7" w:rsidRPr="00002EB2" w:rsidRDefault="008774B7" w:rsidP="008774B7">
            <w:pPr>
              <w:pStyle w:val="font-claude-response-body"/>
              <w:rPr>
                <w:rFonts w:ascii="Open Sans" w:hAnsi="Open Sans" w:cs="Open Sans"/>
                <w:bCs/>
                <w:iCs/>
                <w:sz w:val="20"/>
                <w:szCs w:val="20"/>
              </w:rPr>
            </w:pPr>
            <w:r w:rsidRPr="00002EB2">
              <w:rPr>
                <w:rFonts w:ascii="Open Sans" w:hAnsi="Open Sans" w:cs="Open Sans"/>
                <w:sz w:val="20"/>
                <w:szCs w:val="20"/>
              </w:rPr>
              <w:t>If ILF provides a Data360 dataset, it becomes the primary base. All sources are open-licensed and nominal GDP is deflated before modelling. Coal generation is modelled as a separate target variable, with the historical series sourced from IEA and the Uzbekistan Statistics Committee by fuel type. If a continuous coal generation series cannot be confirmed back to 1990, coal is dropped as a standalone variable and fossil generation is retained as the aggregate metric. Nuclear is treated as a Plan B sensitivity scenario rather than a baseline assumption, given recently commenced construction, the absence of any Central Asian commissioning precedent, and uncertainty around project timelines. The dashboard is a working prototype and a supporting deliverable; production-grade deployment, real-time data feeds, financial modelling, and primary data collection are out of scope.</w:t>
            </w:r>
          </w:p>
        </w:tc>
      </w:tr>
    </w:tbl>
    <w:p w14:paraId="256C3FB2" w14:textId="77777777" w:rsidR="003A566F" w:rsidRPr="00002EB2" w:rsidRDefault="003A566F" w:rsidP="003A566F">
      <w:pPr>
        <w:pStyle w:val="font-claude-response-body"/>
        <w:rPr>
          <w:rFonts w:ascii="Open Sans" w:hAnsi="Open Sans" w:cs="Open Sans"/>
          <w:sz w:val="20"/>
          <w:szCs w:val="20"/>
          <w:lang w:val="en-US"/>
        </w:rPr>
        <w:sectPr w:rsidR="003A566F" w:rsidRPr="00002EB2" w:rsidSect="003A566F">
          <w:type w:val="continuous"/>
          <w:pgSz w:w="11907" w:h="16839" w:code="9"/>
          <w:pgMar w:top="720" w:right="720" w:bottom="720" w:left="720" w:header="720" w:footer="720" w:gutter="0"/>
          <w:cols w:space="720"/>
          <w:docGrid w:linePitch="360"/>
        </w:sectPr>
      </w:pPr>
    </w:p>
    <w:p w14:paraId="7AB83B03" w14:textId="23CA2F93" w:rsidR="00BB2968" w:rsidRPr="00002EB2" w:rsidRDefault="00BB2968" w:rsidP="009E7F3B">
      <w:pPr>
        <w:rPr>
          <w:rFonts w:ascii="Open Sans" w:hAnsi="Open Sans" w:cs="Open Sans"/>
          <w:sz w:val="20"/>
          <w:szCs w:val="20"/>
        </w:rPr>
      </w:pPr>
    </w:p>
    <w:p w14:paraId="27083314" w14:textId="77777777" w:rsidR="003A566F" w:rsidRPr="00002EB2" w:rsidRDefault="003A566F">
      <w:pPr>
        <w:rPr>
          <w:rFonts w:ascii="Open Sans" w:hAnsi="Open Sans" w:cs="Open Sans"/>
          <w:sz w:val="20"/>
          <w:szCs w:val="20"/>
        </w:rPr>
      </w:pPr>
      <w:r w:rsidRPr="00002EB2">
        <w:rPr>
          <w:rFonts w:ascii="Open Sans" w:hAnsi="Open Sans" w:cs="Open Sans"/>
          <w:b/>
          <w:bCs/>
          <w:sz w:val="20"/>
          <w:szCs w:val="20"/>
        </w:rPr>
        <w:t>INITIAL HIGH-LEVEL PROJECT PLAN AND SCHEDULE</w:t>
      </w:r>
      <w:r w:rsidRPr="00002EB2">
        <w:rPr>
          <w:rFonts w:ascii="Open Sans" w:hAnsi="Open Sans" w:cs="Open Sans"/>
          <w:sz w:val="20"/>
          <w:szCs w:val="20"/>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115" w:type="dxa"/>
          <w:right w:w="115" w:type="dxa"/>
        </w:tblCellMar>
        <w:tblLook w:val="04A0" w:firstRow="1" w:lastRow="0" w:firstColumn="1" w:lastColumn="0" w:noHBand="0" w:noVBand="1"/>
      </w:tblPr>
      <w:tblGrid>
        <w:gridCol w:w="10457"/>
      </w:tblGrid>
      <w:tr w:rsidR="003A566F" w:rsidRPr="00002EB2" w14:paraId="087C105E" w14:textId="77777777" w:rsidTr="002F68DC">
        <w:trPr>
          <w:cantSplit/>
        </w:trPr>
        <w:tc>
          <w:tcPr>
            <w:tcW w:w="5000" w:type="pct"/>
            <w:tcBorders>
              <w:top w:val="single" w:sz="4" w:space="0" w:color="auto"/>
              <w:left w:val="single" w:sz="4" w:space="0" w:color="auto"/>
              <w:bottom w:val="single" w:sz="4" w:space="0" w:color="auto"/>
              <w:right w:val="single" w:sz="4" w:space="0" w:color="auto"/>
            </w:tcBorders>
          </w:tcPr>
          <w:p w14:paraId="009C552B" w14:textId="77777777" w:rsidR="003A566F" w:rsidRPr="00002EB2" w:rsidRDefault="003A566F" w:rsidP="002F68DC">
            <w:pPr>
              <w:spacing w:line="240" w:lineRule="auto"/>
              <w:rPr>
                <w:rFonts w:ascii="Open Sans" w:hAnsi="Open Sans" w:cs="Open Sans"/>
                <w:b/>
                <w:iCs/>
                <w:sz w:val="20"/>
                <w:szCs w:val="20"/>
              </w:rPr>
            </w:pPr>
            <w:r w:rsidRPr="00002EB2">
              <w:rPr>
                <w:rFonts w:ascii="Open Sans" w:hAnsi="Open Sans" w:cs="Open Sans"/>
                <w:b/>
                <w:iCs/>
                <w:sz w:val="20"/>
                <w:szCs w:val="20"/>
              </w:rPr>
              <w:t>Work breakdown and timing</w:t>
            </w:r>
          </w:p>
        </w:tc>
      </w:tr>
      <w:tr w:rsidR="003A566F" w:rsidRPr="00002EB2" w14:paraId="1D0B8207" w14:textId="77777777" w:rsidTr="002F68DC">
        <w:trPr>
          <w:cantSplit/>
        </w:trPr>
        <w:tc>
          <w:tcPr>
            <w:tcW w:w="5000" w:type="pct"/>
            <w:tcBorders>
              <w:top w:val="single" w:sz="4" w:space="0" w:color="auto"/>
              <w:left w:val="single" w:sz="4" w:space="0" w:color="auto"/>
              <w:bottom w:val="single" w:sz="4" w:space="0" w:color="auto"/>
              <w:right w:val="single" w:sz="4" w:space="0" w:color="auto"/>
            </w:tcBorders>
          </w:tcPr>
          <w:p w14:paraId="1A8C8D0A" w14:textId="77777777" w:rsidR="003A566F" w:rsidRPr="00002EB2" w:rsidRDefault="003A566F" w:rsidP="002F68DC">
            <w:pPr>
              <w:spacing w:line="240" w:lineRule="auto"/>
              <w:rPr>
                <w:rFonts w:ascii="Open Sans" w:hAnsi="Open Sans" w:cs="Open Sans"/>
                <w:bCs/>
                <w:iCs/>
                <w:sz w:val="20"/>
                <w:szCs w:val="20"/>
              </w:rPr>
            </w:pPr>
            <w:r w:rsidRPr="00002EB2">
              <w:rPr>
                <w:rFonts w:ascii="Open Sans" w:hAnsi="Open Sans" w:cs="Open Sans"/>
                <w:bCs/>
                <w:iCs/>
                <w:sz w:val="20"/>
                <w:szCs w:val="20"/>
              </w:rPr>
              <w:t>Phase 1 (6–16 March) — project understanding. Phase 2 (16–22 March) — PID drafted and reviewed at kick-off on 22 March. Phase 3 (22 March – 10 April) — data pipeline construction, analysis plan, and initial exploratory analysis (beginning substantive analytical work immediately alongside pipeline setup). Phase 4 (10–24 April) — full exploratory analysis. Phase 5 (24 April – 4 May) — forecasting models. Phase 6 (4–11 May) — investment signals and interim report. Phase 7 (11–25 May) — dashboard development and demo. Phase 8 (25 May – 8 June) — final report and submission.</w:t>
            </w:r>
            <w:del w:id="2" w:author="Farangiz Jurakhonova" w:date="2026-03-28T15:32:00Z" w16du:dateUtc="2026-03-28T14:32:00Z">
              <w:r w:rsidRPr="00002EB2" w:rsidDel="0008607F">
                <w:rPr>
                  <w:rFonts w:ascii="Open Sans" w:hAnsi="Open Sans" w:cs="Open Sans"/>
                  <w:bCs/>
                  <w:iCs/>
                  <w:sz w:val="20"/>
                  <w:szCs w:val="20"/>
                </w:rPr>
                <w:delText>Phase 1 (6-16 March) — project understanding. Phase 2 (16-22 March) — PID drafted and reviewed at kick-off on 22 March. Phase 3 (22 March - 10 April) — data pipeline and analysis plan. Phase 4 (10-24 April) — exploratory analysis. Phase 5 (24 April - 4 May) — forecasting models. Phase 6 (4-11 May) — investment signals and interim report. Phase 7 (11-25 May) — dashboard development and demo. Phase 8 (25 May - 8 June) — final report and submission.</w:delText>
              </w:r>
            </w:del>
          </w:p>
        </w:tc>
      </w:tr>
      <w:tr w:rsidR="003A566F" w:rsidRPr="00002EB2" w14:paraId="42E012E4" w14:textId="77777777" w:rsidTr="002F68DC">
        <w:trPr>
          <w:cantSplit/>
        </w:trPr>
        <w:tc>
          <w:tcPr>
            <w:tcW w:w="5000" w:type="pct"/>
            <w:tcBorders>
              <w:top w:val="single" w:sz="4" w:space="0" w:color="auto"/>
              <w:left w:val="single" w:sz="4" w:space="0" w:color="auto"/>
              <w:bottom w:val="single" w:sz="4" w:space="0" w:color="auto"/>
              <w:right w:val="single" w:sz="4" w:space="0" w:color="auto"/>
            </w:tcBorders>
          </w:tcPr>
          <w:p w14:paraId="0A964BA1" w14:textId="45CE52AD" w:rsidR="003A566F" w:rsidRPr="00002EB2" w:rsidRDefault="003A566F" w:rsidP="003A566F">
            <w:pPr>
              <w:spacing w:line="240" w:lineRule="auto"/>
              <w:rPr>
                <w:rFonts w:ascii="Open Sans" w:hAnsi="Open Sans" w:cs="Open Sans"/>
                <w:bCs/>
                <w:iCs/>
                <w:sz w:val="20"/>
                <w:szCs w:val="20"/>
              </w:rPr>
            </w:pPr>
            <w:r w:rsidRPr="00002EB2">
              <w:rPr>
                <w:rFonts w:ascii="Open Sans" w:hAnsi="Open Sans" w:cs="Open Sans"/>
                <w:b/>
                <w:sz w:val="20"/>
                <w:szCs w:val="20"/>
              </w:rPr>
              <w:t>Quality review procedure (review meetings)</w:t>
            </w:r>
          </w:p>
        </w:tc>
      </w:tr>
      <w:tr w:rsidR="003A566F" w:rsidRPr="00002EB2" w14:paraId="4F52A059" w14:textId="77777777" w:rsidTr="002F68DC">
        <w:trPr>
          <w:cantSplit/>
        </w:trPr>
        <w:tc>
          <w:tcPr>
            <w:tcW w:w="5000" w:type="pct"/>
            <w:tcBorders>
              <w:top w:val="single" w:sz="4" w:space="0" w:color="auto"/>
              <w:left w:val="single" w:sz="4" w:space="0" w:color="auto"/>
              <w:bottom w:val="single" w:sz="4" w:space="0" w:color="auto"/>
              <w:right w:val="single" w:sz="4" w:space="0" w:color="auto"/>
            </w:tcBorders>
          </w:tcPr>
          <w:p w14:paraId="0A4334F0" w14:textId="2FDE42E9" w:rsidR="003A566F" w:rsidRPr="00002EB2" w:rsidRDefault="003A566F" w:rsidP="003A566F">
            <w:pPr>
              <w:spacing w:line="240" w:lineRule="auto"/>
              <w:rPr>
                <w:rFonts w:ascii="Open Sans" w:hAnsi="Open Sans" w:cs="Open Sans"/>
                <w:b/>
                <w:sz w:val="20"/>
                <w:szCs w:val="20"/>
              </w:rPr>
            </w:pPr>
            <w:r w:rsidRPr="00002EB2">
              <w:rPr>
                <w:rFonts w:ascii="Open Sans" w:hAnsi="Open Sans" w:cs="Open Sans"/>
                <w:iCs/>
                <w:sz w:val="20"/>
                <w:szCs w:val="20"/>
              </w:rPr>
              <w:t>Review 1 — 22 March. Review 2 — 3 April. Review 3 — 17 April. Review 4 — 1 May. Review 5 — 15 May. Review 6 — 29 May. Review 7 — 5 June.</w:t>
            </w:r>
          </w:p>
        </w:tc>
      </w:tr>
      <w:tr w:rsidR="003A566F" w:rsidRPr="00002EB2" w14:paraId="50A7B892" w14:textId="77777777" w:rsidTr="002F68DC">
        <w:trPr>
          <w:cantSplit/>
        </w:trPr>
        <w:tc>
          <w:tcPr>
            <w:tcW w:w="5000" w:type="pct"/>
            <w:tcBorders>
              <w:top w:val="single" w:sz="4" w:space="0" w:color="auto"/>
              <w:left w:val="single" w:sz="4" w:space="0" w:color="auto"/>
              <w:bottom w:val="single" w:sz="4" w:space="0" w:color="auto"/>
              <w:right w:val="single" w:sz="4" w:space="0" w:color="auto"/>
            </w:tcBorders>
          </w:tcPr>
          <w:p w14:paraId="7AB6C4C5" w14:textId="4D608E62" w:rsidR="003A566F" w:rsidRPr="00002EB2" w:rsidRDefault="003A566F" w:rsidP="003A566F">
            <w:pPr>
              <w:spacing w:line="240" w:lineRule="auto"/>
              <w:rPr>
                <w:rFonts w:ascii="Open Sans" w:hAnsi="Open Sans" w:cs="Open Sans"/>
                <w:iCs/>
                <w:sz w:val="20"/>
                <w:szCs w:val="20"/>
              </w:rPr>
            </w:pPr>
            <w:r w:rsidRPr="00002EB2">
              <w:rPr>
                <w:rFonts w:ascii="Open Sans" w:hAnsi="Open Sans" w:cs="Open Sans"/>
                <w:b/>
                <w:sz w:val="20"/>
                <w:szCs w:val="20"/>
              </w:rPr>
              <w:t>Anticipated expenses if any (must be covered by project sponsor or client organization)</w:t>
            </w:r>
          </w:p>
        </w:tc>
      </w:tr>
      <w:tr w:rsidR="003A566F" w:rsidRPr="00002EB2" w14:paraId="216015D5" w14:textId="77777777" w:rsidTr="002F68DC">
        <w:trPr>
          <w:cantSplit/>
        </w:trPr>
        <w:tc>
          <w:tcPr>
            <w:tcW w:w="5000" w:type="pct"/>
            <w:tcBorders>
              <w:top w:val="single" w:sz="4" w:space="0" w:color="auto"/>
              <w:left w:val="single" w:sz="4" w:space="0" w:color="auto"/>
              <w:bottom w:val="single" w:sz="4" w:space="0" w:color="auto"/>
              <w:right w:val="single" w:sz="4" w:space="0" w:color="auto"/>
            </w:tcBorders>
          </w:tcPr>
          <w:p w14:paraId="05762B19" w14:textId="7E32453F" w:rsidR="003A566F" w:rsidRPr="00002EB2" w:rsidRDefault="003A566F" w:rsidP="003A566F">
            <w:pPr>
              <w:spacing w:line="240" w:lineRule="auto"/>
              <w:rPr>
                <w:rFonts w:ascii="Open Sans" w:hAnsi="Open Sans" w:cs="Open Sans"/>
                <w:b/>
                <w:sz w:val="20"/>
                <w:szCs w:val="20"/>
              </w:rPr>
            </w:pPr>
            <w:r w:rsidRPr="00002EB2">
              <w:rPr>
                <w:rFonts w:ascii="Open Sans" w:hAnsi="Open Sans" w:cs="Open Sans"/>
                <w:iCs/>
                <w:sz w:val="20"/>
                <w:szCs w:val="20"/>
              </w:rPr>
              <w:t xml:space="preserve">No expenses are anticipated. All data, software, and hosting are free and open-licensed. No expenses are expected to be covered by the project sponsor or client </w:t>
            </w:r>
            <w:proofErr w:type="spellStart"/>
            <w:r w:rsidRPr="00002EB2">
              <w:rPr>
                <w:rFonts w:ascii="Open Sans" w:hAnsi="Open Sans" w:cs="Open Sans"/>
                <w:iCs/>
                <w:sz w:val="20"/>
                <w:szCs w:val="20"/>
              </w:rPr>
              <w:t>organisation</w:t>
            </w:r>
            <w:proofErr w:type="spellEnd"/>
            <w:r w:rsidRPr="00002EB2">
              <w:rPr>
                <w:rFonts w:ascii="Open Sans" w:hAnsi="Open Sans" w:cs="Open Sans"/>
                <w:iCs/>
                <w:sz w:val="20"/>
                <w:szCs w:val="20"/>
              </w:rPr>
              <w:t>.</w:t>
            </w:r>
          </w:p>
        </w:tc>
      </w:tr>
    </w:tbl>
    <w:p w14:paraId="25E4A0A9" w14:textId="2A98AFC7" w:rsidR="00990A54" w:rsidRPr="00002EB2" w:rsidRDefault="003A566F" w:rsidP="00002EB2">
      <w:pPr>
        <w:rPr>
          <w:rFonts w:ascii="Open Sans" w:hAnsi="Open Sans" w:cs="Open Sans"/>
          <w:sz w:val="20"/>
          <w:szCs w:val="20"/>
        </w:rPr>
      </w:pPr>
      <w:r w:rsidRPr="00002EB2">
        <w:rPr>
          <w:rFonts w:ascii="Open Sans" w:hAnsi="Open Sans" w:cs="Open Sans"/>
          <w:sz w:val="20"/>
          <w:szCs w:val="20"/>
        </w:rPr>
        <w:t xml:space="preserve"> </w:t>
      </w:r>
    </w:p>
    <w:tbl>
      <w:tblPr>
        <w:tblW w:w="4995"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115" w:type="dxa"/>
          <w:right w:w="115" w:type="dxa"/>
        </w:tblCellMar>
        <w:tblLook w:val="04A0" w:firstRow="1" w:lastRow="0" w:firstColumn="1" w:lastColumn="0" w:noHBand="0" w:noVBand="1"/>
      </w:tblPr>
      <w:tblGrid>
        <w:gridCol w:w="3297"/>
        <w:gridCol w:w="2748"/>
        <w:gridCol w:w="4402"/>
        <w:gridCol w:w="10"/>
      </w:tblGrid>
      <w:tr w:rsidR="00990A54" w:rsidRPr="00002EB2" w14:paraId="3CD662D6" w14:textId="77777777" w:rsidTr="003A566F">
        <w:trPr>
          <w:cantSplit/>
        </w:trPr>
        <w:tc>
          <w:tcPr>
            <w:tcW w:w="5000" w:type="pct"/>
            <w:gridSpan w:val="4"/>
            <w:tcBorders>
              <w:top w:val="nil"/>
              <w:left w:val="nil"/>
              <w:bottom w:val="single" w:sz="2" w:space="0" w:color="595959" w:themeColor="text1" w:themeTint="A6"/>
              <w:right w:val="nil"/>
            </w:tcBorders>
          </w:tcPr>
          <w:p w14:paraId="49E5E3FA" w14:textId="77777777" w:rsidR="00990A54" w:rsidRPr="00002EB2" w:rsidRDefault="00990A54" w:rsidP="00990A54">
            <w:pPr>
              <w:spacing w:line="240" w:lineRule="auto"/>
              <w:rPr>
                <w:rFonts w:ascii="Open Sans" w:hAnsi="Open Sans" w:cs="Open Sans"/>
                <w:b/>
                <w:bCs/>
                <w:iCs/>
                <w:caps/>
                <w:sz w:val="20"/>
                <w:szCs w:val="20"/>
              </w:rPr>
            </w:pPr>
          </w:p>
          <w:p w14:paraId="56E57C17" w14:textId="73B034C8" w:rsidR="00990A54" w:rsidRPr="00002EB2" w:rsidRDefault="00990A54" w:rsidP="00990A54">
            <w:pPr>
              <w:spacing w:line="240" w:lineRule="auto"/>
              <w:rPr>
                <w:rFonts w:ascii="Open Sans" w:hAnsi="Open Sans" w:cs="Open Sans"/>
                <w:bCs/>
                <w:iCs/>
                <w:sz w:val="20"/>
                <w:szCs w:val="20"/>
              </w:rPr>
            </w:pPr>
            <w:r w:rsidRPr="00002EB2">
              <w:rPr>
                <w:rFonts w:ascii="Open Sans" w:hAnsi="Open Sans" w:cs="Open Sans"/>
                <w:b/>
                <w:bCs/>
                <w:iCs/>
                <w:caps/>
                <w:sz w:val="20"/>
                <w:szCs w:val="20"/>
              </w:rPr>
              <w:t>student</w:t>
            </w:r>
          </w:p>
        </w:tc>
      </w:tr>
      <w:tr w:rsidR="00990A54" w:rsidRPr="00002EB2" w14:paraId="0545E3EB" w14:textId="77777777" w:rsidTr="003A566F">
        <w:trPr>
          <w:gridAfter w:val="1"/>
          <w:wAfter w:w="5" w:type="pct"/>
          <w:cantSplit/>
        </w:trPr>
        <w:tc>
          <w:tcPr>
            <w:tcW w:w="1576"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079A757A" w14:textId="77777777" w:rsidR="00990A54" w:rsidRPr="00002EB2" w:rsidRDefault="00990A54" w:rsidP="00990A54">
            <w:pPr>
              <w:spacing w:line="240" w:lineRule="auto"/>
              <w:rPr>
                <w:rFonts w:ascii="Open Sans" w:hAnsi="Open Sans" w:cs="Open Sans"/>
                <w:iCs/>
                <w:sz w:val="20"/>
                <w:szCs w:val="20"/>
              </w:rPr>
            </w:pPr>
            <w:r w:rsidRPr="00002EB2">
              <w:rPr>
                <w:rFonts w:ascii="Open Sans" w:hAnsi="Open Sans" w:cs="Open Sans"/>
                <w:iCs/>
                <w:caps/>
                <w:sz w:val="20"/>
                <w:szCs w:val="20"/>
              </w:rPr>
              <w:t>N</w:t>
            </w:r>
            <w:r w:rsidRPr="00002EB2">
              <w:rPr>
                <w:rFonts w:ascii="Open Sans" w:hAnsi="Open Sans" w:cs="Open Sans"/>
                <w:iCs/>
                <w:sz w:val="20"/>
                <w:szCs w:val="20"/>
              </w:rPr>
              <w:t>ame</w:t>
            </w:r>
          </w:p>
        </w:tc>
        <w:tc>
          <w:tcPr>
            <w:tcW w:w="1314"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4B99729B" w14:textId="77777777" w:rsidR="00990A54" w:rsidRPr="00002EB2" w:rsidRDefault="00990A54" w:rsidP="00990A54">
            <w:pPr>
              <w:spacing w:line="240" w:lineRule="auto"/>
              <w:rPr>
                <w:rFonts w:ascii="Open Sans" w:hAnsi="Open Sans" w:cs="Open Sans"/>
                <w:bCs/>
                <w:iCs/>
                <w:sz w:val="20"/>
                <w:szCs w:val="20"/>
              </w:rPr>
            </w:pPr>
            <w:r w:rsidRPr="00002EB2">
              <w:rPr>
                <w:rFonts w:ascii="Open Sans" w:hAnsi="Open Sans" w:cs="Open Sans"/>
                <w:iCs/>
                <w:sz w:val="20"/>
                <w:szCs w:val="20"/>
              </w:rPr>
              <w:t>Date</w:t>
            </w:r>
          </w:p>
        </w:tc>
        <w:tc>
          <w:tcPr>
            <w:tcW w:w="2105"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58CE815E" w14:textId="77777777" w:rsidR="00990A54" w:rsidRPr="00002EB2" w:rsidRDefault="00990A54" w:rsidP="00990A54">
            <w:pPr>
              <w:spacing w:line="240" w:lineRule="auto"/>
              <w:rPr>
                <w:rFonts w:ascii="Open Sans" w:hAnsi="Open Sans" w:cs="Open Sans"/>
                <w:bCs/>
                <w:iCs/>
                <w:sz w:val="20"/>
                <w:szCs w:val="20"/>
              </w:rPr>
            </w:pPr>
            <w:r w:rsidRPr="00002EB2">
              <w:rPr>
                <w:rFonts w:ascii="Open Sans" w:hAnsi="Open Sans" w:cs="Open Sans"/>
                <w:iCs/>
                <w:sz w:val="20"/>
                <w:szCs w:val="20"/>
              </w:rPr>
              <w:t>Signature (add name if sending by email)</w:t>
            </w:r>
          </w:p>
        </w:tc>
      </w:tr>
      <w:tr w:rsidR="00990A54" w:rsidRPr="00002EB2" w14:paraId="462BE329" w14:textId="77777777" w:rsidTr="003A566F">
        <w:trPr>
          <w:gridAfter w:val="1"/>
          <w:wAfter w:w="5" w:type="pct"/>
          <w:cantSplit/>
        </w:trPr>
        <w:tc>
          <w:tcPr>
            <w:tcW w:w="1576"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65457002" w14:textId="77777777" w:rsidR="00990A54" w:rsidRPr="00002EB2" w:rsidRDefault="00990A54" w:rsidP="00990A54">
            <w:pPr>
              <w:spacing w:line="240" w:lineRule="auto"/>
              <w:rPr>
                <w:rFonts w:ascii="Open Sans" w:hAnsi="Open Sans" w:cs="Open Sans"/>
                <w:iCs/>
                <w:sz w:val="20"/>
                <w:szCs w:val="20"/>
              </w:rPr>
            </w:pPr>
            <w:r w:rsidRPr="00002EB2">
              <w:rPr>
                <w:rFonts w:ascii="Open Sans" w:hAnsi="Open Sans" w:cs="Open Sans"/>
                <w:iCs/>
                <w:sz w:val="20"/>
                <w:szCs w:val="20"/>
              </w:rPr>
              <w:t>Farangiz Jurakhonova</w:t>
            </w:r>
          </w:p>
        </w:tc>
        <w:tc>
          <w:tcPr>
            <w:tcW w:w="1314"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33E6DB10" w14:textId="77777777" w:rsidR="00990A54" w:rsidRPr="00002EB2" w:rsidRDefault="00990A54" w:rsidP="00990A54">
            <w:pPr>
              <w:spacing w:line="240" w:lineRule="auto"/>
              <w:rPr>
                <w:rFonts w:ascii="Open Sans" w:hAnsi="Open Sans" w:cs="Open Sans"/>
                <w:iCs/>
                <w:sz w:val="20"/>
                <w:szCs w:val="20"/>
              </w:rPr>
            </w:pPr>
          </w:p>
        </w:tc>
        <w:tc>
          <w:tcPr>
            <w:tcW w:w="2105"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3A6EC297" w14:textId="77777777" w:rsidR="00990A54" w:rsidRPr="00002EB2" w:rsidRDefault="00990A54" w:rsidP="00990A54">
            <w:pPr>
              <w:spacing w:line="240" w:lineRule="auto"/>
              <w:rPr>
                <w:rFonts w:ascii="Open Sans" w:hAnsi="Open Sans" w:cs="Open Sans"/>
                <w:bCs/>
                <w:iCs/>
                <w:sz w:val="20"/>
                <w:szCs w:val="20"/>
              </w:rPr>
            </w:pPr>
          </w:p>
        </w:tc>
      </w:tr>
      <w:tr w:rsidR="00990A54" w:rsidRPr="00002EB2" w14:paraId="20704C38" w14:textId="77777777" w:rsidTr="003A566F">
        <w:trPr>
          <w:cantSplit/>
        </w:trPr>
        <w:tc>
          <w:tcPr>
            <w:tcW w:w="5000" w:type="pct"/>
            <w:gridSpan w:val="4"/>
            <w:tcBorders>
              <w:top w:val="nil"/>
              <w:left w:val="nil"/>
              <w:bottom w:val="single" w:sz="2" w:space="0" w:color="595959" w:themeColor="text1" w:themeTint="A6"/>
              <w:right w:val="nil"/>
            </w:tcBorders>
          </w:tcPr>
          <w:p w14:paraId="122F2F83" w14:textId="77777777" w:rsidR="00990A54" w:rsidRPr="00002EB2" w:rsidRDefault="00990A54" w:rsidP="00990A54">
            <w:pPr>
              <w:spacing w:line="240" w:lineRule="auto"/>
              <w:rPr>
                <w:rFonts w:ascii="Open Sans" w:hAnsi="Open Sans" w:cs="Open Sans"/>
                <w:b/>
                <w:bCs/>
                <w:iCs/>
                <w:caps/>
                <w:sz w:val="20"/>
                <w:szCs w:val="20"/>
              </w:rPr>
            </w:pPr>
          </w:p>
          <w:p w14:paraId="1CB6809A" w14:textId="041AC61E" w:rsidR="00990A54" w:rsidRPr="00002EB2" w:rsidRDefault="00990A54" w:rsidP="00990A54">
            <w:pPr>
              <w:spacing w:line="240" w:lineRule="auto"/>
              <w:rPr>
                <w:rFonts w:ascii="Open Sans" w:hAnsi="Open Sans" w:cs="Open Sans"/>
                <w:b/>
                <w:bCs/>
                <w:iCs/>
                <w:caps/>
                <w:sz w:val="20"/>
                <w:szCs w:val="20"/>
              </w:rPr>
            </w:pPr>
            <w:r w:rsidRPr="00002EB2">
              <w:rPr>
                <w:rFonts w:ascii="Open Sans" w:hAnsi="Open Sans" w:cs="Open Sans"/>
                <w:b/>
                <w:bCs/>
                <w:iCs/>
                <w:caps/>
                <w:sz w:val="20"/>
                <w:szCs w:val="20"/>
              </w:rPr>
              <w:t>PROJECT SPONSOR</w:t>
            </w:r>
          </w:p>
        </w:tc>
      </w:tr>
      <w:tr w:rsidR="00990A54" w:rsidRPr="00002EB2" w14:paraId="3470E97D" w14:textId="77777777" w:rsidTr="003A566F">
        <w:trPr>
          <w:gridAfter w:val="1"/>
          <w:wAfter w:w="5" w:type="pct"/>
          <w:cantSplit/>
        </w:trPr>
        <w:tc>
          <w:tcPr>
            <w:tcW w:w="1576"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0F28C3A2" w14:textId="77777777" w:rsidR="00990A54" w:rsidRPr="00002EB2" w:rsidRDefault="00990A54" w:rsidP="00990A54">
            <w:pPr>
              <w:spacing w:line="240" w:lineRule="auto"/>
              <w:rPr>
                <w:rFonts w:ascii="Open Sans" w:hAnsi="Open Sans" w:cs="Open Sans"/>
                <w:iCs/>
                <w:sz w:val="20"/>
                <w:szCs w:val="20"/>
              </w:rPr>
            </w:pPr>
            <w:r w:rsidRPr="00002EB2">
              <w:rPr>
                <w:rFonts w:ascii="Open Sans" w:hAnsi="Open Sans" w:cs="Open Sans"/>
                <w:iCs/>
                <w:caps/>
                <w:sz w:val="20"/>
                <w:szCs w:val="20"/>
              </w:rPr>
              <w:t>N</w:t>
            </w:r>
            <w:r w:rsidRPr="00002EB2">
              <w:rPr>
                <w:rFonts w:ascii="Open Sans" w:hAnsi="Open Sans" w:cs="Open Sans"/>
                <w:iCs/>
                <w:sz w:val="20"/>
                <w:szCs w:val="20"/>
              </w:rPr>
              <w:t>ame</w:t>
            </w:r>
          </w:p>
        </w:tc>
        <w:tc>
          <w:tcPr>
            <w:tcW w:w="1314"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29E5D5AD" w14:textId="77777777" w:rsidR="00990A54" w:rsidRPr="00002EB2" w:rsidRDefault="00990A54" w:rsidP="00990A54">
            <w:pPr>
              <w:spacing w:line="240" w:lineRule="auto"/>
              <w:rPr>
                <w:rFonts w:ascii="Open Sans" w:hAnsi="Open Sans" w:cs="Open Sans"/>
                <w:bCs/>
                <w:iCs/>
                <w:caps/>
                <w:sz w:val="20"/>
                <w:szCs w:val="20"/>
              </w:rPr>
            </w:pPr>
            <w:r w:rsidRPr="00002EB2">
              <w:rPr>
                <w:rFonts w:ascii="Open Sans" w:hAnsi="Open Sans" w:cs="Open Sans"/>
                <w:iCs/>
                <w:sz w:val="20"/>
                <w:szCs w:val="20"/>
              </w:rPr>
              <w:t>Date</w:t>
            </w:r>
          </w:p>
        </w:tc>
        <w:tc>
          <w:tcPr>
            <w:tcW w:w="2105"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71430DAF" w14:textId="77777777" w:rsidR="00990A54" w:rsidRPr="00002EB2" w:rsidRDefault="00990A54" w:rsidP="00990A54">
            <w:pPr>
              <w:spacing w:line="240" w:lineRule="auto"/>
              <w:rPr>
                <w:rFonts w:ascii="Open Sans" w:hAnsi="Open Sans" w:cs="Open Sans"/>
                <w:bCs/>
                <w:iCs/>
                <w:sz w:val="20"/>
                <w:szCs w:val="20"/>
              </w:rPr>
            </w:pPr>
            <w:r w:rsidRPr="00002EB2">
              <w:rPr>
                <w:rFonts w:ascii="Open Sans" w:hAnsi="Open Sans" w:cs="Open Sans"/>
                <w:iCs/>
                <w:sz w:val="20"/>
                <w:szCs w:val="20"/>
              </w:rPr>
              <w:t>Signature (add name if sending by email)</w:t>
            </w:r>
          </w:p>
        </w:tc>
      </w:tr>
      <w:tr w:rsidR="00990A54" w:rsidRPr="00002EB2" w14:paraId="13FC929D" w14:textId="77777777" w:rsidTr="003A566F">
        <w:trPr>
          <w:gridAfter w:val="1"/>
          <w:wAfter w:w="5" w:type="pct"/>
          <w:cantSplit/>
        </w:trPr>
        <w:tc>
          <w:tcPr>
            <w:tcW w:w="1576"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6ABA1E13" w14:textId="77777777" w:rsidR="00990A54" w:rsidRPr="00002EB2" w:rsidRDefault="00990A54" w:rsidP="00990A54">
            <w:pPr>
              <w:spacing w:line="240" w:lineRule="auto"/>
              <w:rPr>
                <w:rFonts w:ascii="Open Sans" w:hAnsi="Open Sans" w:cs="Open Sans"/>
                <w:iCs/>
                <w:sz w:val="20"/>
                <w:szCs w:val="20"/>
              </w:rPr>
            </w:pPr>
            <w:proofErr w:type="spellStart"/>
            <w:r w:rsidRPr="00002EB2">
              <w:rPr>
                <w:rFonts w:ascii="Open Sans" w:hAnsi="Open Sans" w:cs="Open Sans"/>
                <w:iCs/>
                <w:sz w:val="20"/>
                <w:szCs w:val="20"/>
              </w:rPr>
              <w:t>Ardak</w:t>
            </w:r>
            <w:proofErr w:type="spellEnd"/>
            <w:r w:rsidRPr="00002EB2">
              <w:rPr>
                <w:rFonts w:ascii="Open Sans" w:hAnsi="Open Sans" w:cs="Open Sans"/>
                <w:iCs/>
                <w:sz w:val="20"/>
                <w:szCs w:val="20"/>
              </w:rPr>
              <w:t xml:space="preserve"> </w:t>
            </w:r>
            <w:proofErr w:type="spellStart"/>
            <w:r w:rsidRPr="00002EB2">
              <w:rPr>
                <w:rFonts w:ascii="Open Sans" w:hAnsi="Open Sans" w:cs="Open Sans"/>
                <w:iCs/>
                <w:sz w:val="20"/>
                <w:szCs w:val="20"/>
              </w:rPr>
              <w:t>Akhatova</w:t>
            </w:r>
            <w:proofErr w:type="spellEnd"/>
          </w:p>
        </w:tc>
        <w:tc>
          <w:tcPr>
            <w:tcW w:w="1314"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0120AB8D" w14:textId="77777777" w:rsidR="00990A54" w:rsidRPr="00002EB2" w:rsidRDefault="00990A54" w:rsidP="00990A54">
            <w:pPr>
              <w:spacing w:line="240" w:lineRule="auto"/>
              <w:rPr>
                <w:rFonts w:ascii="Open Sans" w:hAnsi="Open Sans" w:cs="Open Sans"/>
                <w:iCs/>
                <w:sz w:val="20"/>
                <w:szCs w:val="20"/>
              </w:rPr>
            </w:pPr>
          </w:p>
        </w:tc>
        <w:tc>
          <w:tcPr>
            <w:tcW w:w="2105"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5D62023C" w14:textId="77777777" w:rsidR="00990A54" w:rsidRPr="00002EB2" w:rsidRDefault="00990A54" w:rsidP="00990A54">
            <w:pPr>
              <w:spacing w:line="240" w:lineRule="auto"/>
              <w:rPr>
                <w:rFonts w:ascii="Open Sans" w:hAnsi="Open Sans" w:cs="Open Sans"/>
                <w:bCs/>
                <w:iCs/>
                <w:sz w:val="20"/>
                <w:szCs w:val="20"/>
              </w:rPr>
            </w:pPr>
          </w:p>
        </w:tc>
      </w:tr>
      <w:tr w:rsidR="00990A54" w:rsidRPr="00002EB2" w14:paraId="719069A5" w14:textId="77777777" w:rsidTr="003A566F">
        <w:trPr>
          <w:cantSplit/>
        </w:trPr>
        <w:tc>
          <w:tcPr>
            <w:tcW w:w="5000" w:type="pct"/>
            <w:gridSpan w:val="4"/>
            <w:tcBorders>
              <w:top w:val="nil"/>
              <w:left w:val="nil"/>
              <w:bottom w:val="single" w:sz="2" w:space="0" w:color="595959" w:themeColor="text1" w:themeTint="A6"/>
              <w:right w:val="nil"/>
            </w:tcBorders>
          </w:tcPr>
          <w:p w14:paraId="0FA2AD39" w14:textId="77777777" w:rsidR="00990A54" w:rsidRPr="00002EB2" w:rsidRDefault="00990A54" w:rsidP="00990A54">
            <w:pPr>
              <w:spacing w:line="240" w:lineRule="auto"/>
              <w:rPr>
                <w:rFonts w:ascii="Open Sans" w:hAnsi="Open Sans" w:cs="Open Sans"/>
                <w:b/>
                <w:bCs/>
                <w:iCs/>
                <w:caps/>
                <w:sz w:val="20"/>
                <w:szCs w:val="20"/>
              </w:rPr>
            </w:pPr>
          </w:p>
          <w:p w14:paraId="5B9155AB" w14:textId="1367C950" w:rsidR="00990A54" w:rsidRPr="00002EB2" w:rsidRDefault="00990A54" w:rsidP="00990A54">
            <w:pPr>
              <w:spacing w:line="240" w:lineRule="auto"/>
              <w:rPr>
                <w:rFonts w:ascii="Open Sans" w:hAnsi="Open Sans" w:cs="Open Sans"/>
                <w:b/>
                <w:bCs/>
                <w:iCs/>
                <w:caps/>
                <w:sz w:val="20"/>
                <w:szCs w:val="20"/>
              </w:rPr>
            </w:pPr>
            <w:r w:rsidRPr="00002EB2">
              <w:rPr>
                <w:rFonts w:ascii="Open Sans" w:hAnsi="Open Sans" w:cs="Open Sans"/>
                <w:b/>
                <w:bCs/>
                <w:iCs/>
                <w:caps/>
                <w:sz w:val="20"/>
                <w:szCs w:val="20"/>
              </w:rPr>
              <w:t>CAPSTONE PROJECT MANAGER</w:t>
            </w:r>
          </w:p>
        </w:tc>
      </w:tr>
      <w:tr w:rsidR="00990A54" w:rsidRPr="00002EB2" w14:paraId="68AC6FDB" w14:textId="77777777" w:rsidTr="003A566F">
        <w:trPr>
          <w:gridAfter w:val="1"/>
          <w:wAfter w:w="5" w:type="pct"/>
          <w:cantSplit/>
        </w:trPr>
        <w:tc>
          <w:tcPr>
            <w:tcW w:w="1576"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4C31C7B1" w14:textId="77777777" w:rsidR="00990A54" w:rsidRPr="00002EB2" w:rsidRDefault="00990A54" w:rsidP="00990A54">
            <w:pPr>
              <w:spacing w:line="240" w:lineRule="auto"/>
              <w:rPr>
                <w:rFonts w:ascii="Open Sans" w:hAnsi="Open Sans" w:cs="Open Sans"/>
                <w:iCs/>
                <w:sz w:val="20"/>
                <w:szCs w:val="20"/>
              </w:rPr>
            </w:pPr>
            <w:r w:rsidRPr="00002EB2">
              <w:rPr>
                <w:rFonts w:ascii="Open Sans" w:hAnsi="Open Sans" w:cs="Open Sans"/>
                <w:iCs/>
                <w:caps/>
                <w:sz w:val="20"/>
                <w:szCs w:val="20"/>
              </w:rPr>
              <w:t>N</w:t>
            </w:r>
            <w:r w:rsidRPr="00002EB2">
              <w:rPr>
                <w:rFonts w:ascii="Open Sans" w:hAnsi="Open Sans" w:cs="Open Sans"/>
                <w:iCs/>
                <w:sz w:val="20"/>
                <w:szCs w:val="20"/>
              </w:rPr>
              <w:t>ame</w:t>
            </w:r>
          </w:p>
        </w:tc>
        <w:tc>
          <w:tcPr>
            <w:tcW w:w="1314"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2CC6A898" w14:textId="77777777" w:rsidR="00990A54" w:rsidRPr="00002EB2" w:rsidRDefault="00990A54" w:rsidP="00990A54">
            <w:pPr>
              <w:spacing w:line="240" w:lineRule="auto"/>
              <w:rPr>
                <w:rFonts w:ascii="Open Sans" w:hAnsi="Open Sans" w:cs="Open Sans"/>
                <w:bCs/>
                <w:iCs/>
                <w:caps/>
                <w:sz w:val="20"/>
                <w:szCs w:val="20"/>
              </w:rPr>
            </w:pPr>
            <w:r w:rsidRPr="00002EB2">
              <w:rPr>
                <w:rFonts w:ascii="Open Sans" w:hAnsi="Open Sans" w:cs="Open Sans"/>
                <w:iCs/>
                <w:sz w:val="20"/>
                <w:szCs w:val="20"/>
              </w:rPr>
              <w:t>Date</w:t>
            </w:r>
            <w:r w:rsidRPr="00002EB2">
              <w:rPr>
                <w:rFonts w:ascii="Open Sans" w:hAnsi="Open Sans" w:cs="Open Sans"/>
                <w:iCs/>
                <w:caps/>
                <w:sz w:val="20"/>
                <w:szCs w:val="20"/>
              </w:rPr>
              <w:t xml:space="preserve"> </w:t>
            </w:r>
          </w:p>
        </w:tc>
        <w:tc>
          <w:tcPr>
            <w:tcW w:w="2105"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5C3E9A25" w14:textId="77777777" w:rsidR="00990A54" w:rsidRPr="00002EB2" w:rsidRDefault="00990A54" w:rsidP="00990A54">
            <w:pPr>
              <w:spacing w:line="240" w:lineRule="auto"/>
              <w:rPr>
                <w:rFonts w:ascii="Open Sans" w:hAnsi="Open Sans" w:cs="Open Sans"/>
                <w:bCs/>
                <w:iCs/>
                <w:sz w:val="20"/>
                <w:szCs w:val="20"/>
              </w:rPr>
            </w:pPr>
            <w:r w:rsidRPr="00002EB2">
              <w:rPr>
                <w:rFonts w:ascii="Open Sans" w:hAnsi="Open Sans" w:cs="Open Sans"/>
                <w:iCs/>
                <w:sz w:val="20"/>
                <w:szCs w:val="20"/>
              </w:rPr>
              <w:t>Signature (add name if sending by email)</w:t>
            </w:r>
          </w:p>
        </w:tc>
      </w:tr>
      <w:tr w:rsidR="00990A54" w:rsidRPr="00002EB2" w14:paraId="37397983" w14:textId="77777777" w:rsidTr="003A566F">
        <w:trPr>
          <w:gridAfter w:val="1"/>
          <w:wAfter w:w="5" w:type="pct"/>
          <w:cantSplit/>
        </w:trPr>
        <w:tc>
          <w:tcPr>
            <w:tcW w:w="1576"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3A4C0C69" w14:textId="77777777" w:rsidR="00990A54" w:rsidRPr="00002EB2" w:rsidRDefault="00990A54" w:rsidP="00990A54">
            <w:pPr>
              <w:spacing w:line="240" w:lineRule="auto"/>
              <w:rPr>
                <w:rFonts w:ascii="Open Sans" w:hAnsi="Open Sans" w:cs="Open Sans"/>
                <w:iCs/>
                <w:sz w:val="20"/>
                <w:szCs w:val="20"/>
              </w:rPr>
            </w:pPr>
            <w:r w:rsidRPr="00002EB2">
              <w:rPr>
                <w:rFonts w:ascii="Open Sans" w:hAnsi="Open Sans" w:cs="Open Sans"/>
                <w:iCs/>
                <w:sz w:val="20"/>
                <w:szCs w:val="20"/>
              </w:rPr>
              <w:t>Eduardo Arino de la Rubia</w:t>
            </w:r>
          </w:p>
        </w:tc>
        <w:tc>
          <w:tcPr>
            <w:tcW w:w="1314"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1284E88C" w14:textId="77777777" w:rsidR="00990A54" w:rsidRPr="00002EB2" w:rsidRDefault="00990A54" w:rsidP="00990A54">
            <w:pPr>
              <w:spacing w:line="240" w:lineRule="auto"/>
              <w:rPr>
                <w:rFonts w:ascii="Open Sans" w:hAnsi="Open Sans" w:cs="Open Sans"/>
                <w:iCs/>
                <w:sz w:val="20"/>
                <w:szCs w:val="20"/>
              </w:rPr>
            </w:pPr>
          </w:p>
        </w:tc>
        <w:tc>
          <w:tcPr>
            <w:tcW w:w="2105"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tcPr>
          <w:p w14:paraId="0FD9F284" w14:textId="77777777" w:rsidR="00990A54" w:rsidRPr="00002EB2" w:rsidRDefault="00990A54" w:rsidP="00990A54">
            <w:pPr>
              <w:spacing w:line="240" w:lineRule="auto"/>
              <w:rPr>
                <w:rFonts w:ascii="Open Sans" w:hAnsi="Open Sans" w:cs="Open Sans"/>
                <w:bCs/>
                <w:iCs/>
                <w:sz w:val="20"/>
                <w:szCs w:val="20"/>
              </w:rPr>
            </w:pPr>
          </w:p>
        </w:tc>
      </w:tr>
    </w:tbl>
    <w:p w14:paraId="2965F448" w14:textId="67917BB2" w:rsidR="00990A54" w:rsidRPr="00002EB2" w:rsidRDefault="00990A54" w:rsidP="009E7F3B">
      <w:pPr>
        <w:rPr>
          <w:rFonts w:ascii="Open Sans" w:hAnsi="Open Sans" w:cs="Open Sans"/>
          <w:sz w:val="20"/>
          <w:szCs w:val="20"/>
        </w:rPr>
      </w:pPr>
    </w:p>
    <w:p w14:paraId="5A97FFCE" w14:textId="77777777" w:rsidR="00002EB2" w:rsidRDefault="00002EB2" w:rsidP="003A566F">
      <w:pPr>
        <w:pStyle w:val="Heading1"/>
        <w:keepLines/>
        <w:spacing w:before="360" w:after="120"/>
        <w:ind w:left="2160" w:firstLine="720"/>
        <w:rPr>
          <w:rFonts w:ascii="Open Sans" w:hAnsi="Open Sans" w:cs="Open Sans"/>
          <w:b/>
          <w:bCs/>
          <w:sz w:val="20"/>
          <w:szCs w:val="20"/>
        </w:rPr>
      </w:pPr>
    </w:p>
    <w:p w14:paraId="212DE420" w14:textId="77777777" w:rsidR="00002EB2" w:rsidRDefault="00002EB2" w:rsidP="003A566F">
      <w:pPr>
        <w:pStyle w:val="Heading1"/>
        <w:keepLines/>
        <w:spacing w:before="360" w:after="120"/>
        <w:ind w:left="2160" w:firstLine="720"/>
        <w:rPr>
          <w:rFonts w:ascii="Open Sans" w:hAnsi="Open Sans" w:cs="Open Sans"/>
          <w:b/>
          <w:bCs/>
          <w:sz w:val="20"/>
          <w:szCs w:val="20"/>
        </w:rPr>
      </w:pPr>
    </w:p>
    <w:p w14:paraId="3407879B" w14:textId="78955831" w:rsidR="00871F55" w:rsidRPr="00002EB2" w:rsidRDefault="00871F55" w:rsidP="003A566F">
      <w:pPr>
        <w:pStyle w:val="Heading1"/>
        <w:keepLines/>
        <w:spacing w:before="360" w:after="120"/>
        <w:ind w:left="2160" w:firstLine="720"/>
        <w:rPr>
          <w:rFonts w:ascii="Open Sans" w:hAnsi="Open Sans" w:cs="Open Sans"/>
          <w:b/>
          <w:bCs/>
          <w:sz w:val="20"/>
          <w:szCs w:val="20"/>
        </w:rPr>
      </w:pPr>
      <w:r w:rsidRPr="00002EB2">
        <w:rPr>
          <w:rFonts w:ascii="Open Sans" w:hAnsi="Open Sans" w:cs="Open Sans"/>
          <w:b/>
          <w:bCs/>
          <w:sz w:val="20"/>
          <w:szCs w:val="20"/>
        </w:rPr>
        <w:t>BUSINESS MASTER OF SCIENCE CAPSTONE PROJECT</w:t>
      </w:r>
    </w:p>
    <w:p w14:paraId="1FEA1ACE" w14:textId="77777777" w:rsidR="00871F55" w:rsidRPr="00002EB2" w:rsidRDefault="00871F55" w:rsidP="00871F55">
      <w:pPr>
        <w:pStyle w:val="Heading1"/>
        <w:keepLines/>
        <w:spacing w:after="360"/>
        <w:jc w:val="center"/>
        <w:rPr>
          <w:rFonts w:ascii="Open Sans" w:hAnsi="Open Sans" w:cs="Open Sans"/>
          <w:b/>
          <w:bCs/>
          <w:sz w:val="20"/>
          <w:szCs w:val="20"/>
        </w:rPr>
      </w:pPr>
      <w:r w:rsidRPr="00002EB2">
        <w:rPr>
          <w:rFonts w:ascii="Open Sans" w:hAnsi="Open Sans" w:cs="Open Sans"/>
          <w:b/>
          <w:bCs/>
          <w:sz w:val="20"/>
          <w:szCs w:val="20"/>
        </w:rPr>
        <w:t>LETTER OF TERMS</w:t>
      </w:r>
    </w:p>
    <w:p w14:paraId="73130DFA" w14:textId="77777777" w:rsidR="00871F55" w:rsidRPr="00002EB2" w:rsidRDefault="00871F55" w:rsidP="00871F55">
      <w:pPr>
        <w:spacing w:after="120"/>
        <w:jc w:val="both"/>
        <w:rPr>
          <w:rFonts w:ascii="Open Sans" w:hAnsi="Open Sans" w:cs="Open Sans"/>
          <w:sz w:val="20"/>
          <w:szCs w:val="20"/>
          <w:lang w:val="en-GB"/>
        </w:rPr>
      </w:pPr>
      <w:proofErr w:type="gramStart"/>
      <w:r w:rsidRPr="00002EB2">
        <w:rPr>
          <w:rFonts w:ascii="Open Sans" w:hAnsi="Open Sans" w:cs="Open Sans"/>
          <w:sz w:val="20"/>
          <w:szCs w:val="20"/>
          <w:lang w:val="en-GB"/>
        </w:rPr>
        <w:t>In order to</w:t>
      </w:r>
      <w:proofErr w:type="gramEnd"/>
      <w:r w:rsidRPr="00002EB2">
        <w:rPr>
          <w:rFonts w:ascii="Open Sans" w:hAnsi="Open Sans" w:cs="Open Sans"/>
          <w:sz w:val="20"/>
          <w:szCs w:val="20"/>
          <w:lang w:val="en-GB"/>
        </w:rPr>
        <w:t xml:space="preserve"> ensure that the Business Master of Science Capstone Project (the Project) of Central European University (the University) runs smoothly and to mutual advantage, please note the following terms under which the project is undertaken.</w:t>
      </w:r>
    </w:p>
    <w:p w14:paraId="3D0C120D" w14:textId="77777777" w:rsidR="00871F55" w:rsidRPr="00002EB2" w:rsidRDefault="00871F55" w:rsidP="00871F55">
      <w:pPr>
        <w:pStyle w:val="ListParagraph"/>
        <w:numPr>
          <w:ilvl w:val="0"/>
          <w:numId w:val="16"/>
        </w:numPr>
        <w:spacing w:after="120" w:line="240" w:lineRule="auto"/>
        <w:ind w:left="450" w:hanging="270"/>
        <w:contextualSpacing w:val="0"/>
        <w:jc w:val="both"/>
        <w:rPr>
          <w:rFonts w:ascii="Open Sans" w:hAnsi="Open Sans" w:cs="Open Sans"/>
          <w:sz w:val="20"/>
          <w:szCs w:val="20"/>
          <w:lang w:val="en-GB"/>
        </w:rPr>
      </w:pPr>
      <w:r w:rsidRPr="00002EB2">
        <w:rPr>
          <w:rFonts w:ascii="Open Sans" w:hAnsi="Open Sans" w:cs="Open Sans"/>
          <w:sz w:val="20"/>
          <w:szCs w:val="20"/>
          <w:lang w:val="en-GB"/>
        </w:rPr>
        <w:t xml:space="preserve">The Project is undertaken by the </w:t>
      </w:r>
      <w:proofErr w:type="gramStart"/>
      <w:r w:rsidRPr="00002EB2">
        <w:rPr>
          <w:rFonts w:ascii="Open Sans" w:hAnsi="Open Sans" w:cs="Open Sans"/>
          <w:sz w:val="20"/>
          <w:szCs w:val="20"/>
          <w:lang w:val="en-GB"/>
        </w:rPr>
        <w:t>Student</w:t>
      </w:r>
      <w:proofErr w:type="gramEnd"/>
      <w:r w:rsidRPr="00002EB2">
        <w:rPr>
          <w:rFonts w:ascii="Open Sans" w:hAnsi="Open Sans" w:cs="Open Sans"/>
          <w:sz w:val="20"/>
          <w:szCs w:val="20"/>
          <w:lang w:val="en-GB"/>
        </w:rPr>
        <w:t xml:space="preserve"> as part of his or her studies at the University. The student is not an employee of the University, so the University cannot enter agreements on his or her behalf or take any liability for his or her actions.</w:t>
      </w:r>
    </w:p>
    <w:p w14:paraId="131D5BA9" w14:textId="77777777" w:rsidR="00871F55" w:rsidRPr="00002EB2" w:rsidRDefault="00871F55" w:rsidP="00871F55">
      <w:pPr>
        <w:pStyle w:val="ListParagraph"/>
        <w:numPr>
          <w:ilvl w:val="0"/>
          <w:numId w:val="16"/>
        </w:numPr>
        <w:spacing w:after="120" w:line="240" w:lineRule="auto"/>
        <w:ind w:left="450" w:hanging="270"/>
        <w:contextualSpacing w:val="0"/>
        <w:jc w:val="both"/>
        <w:rPr>
          <w:rFonts w:ascii="Open Sans" w:hAnsi="Open Sans" w:cs="Open Sans"/>
          <w:sz w:val="20"/>
          <w:szCs w:val="20"/>
          <w:lang w:val="en-GB"/>
        </w:rPr>
      </w:pPr>
      <w:r w:rsidRPr="00002EB2">
        <w:rPr>
          <w:rFonts w:ascii="Open Sans" w:hAnsi="Open Sans" w:cs="Open Sans"/>
          <w:sz w:val="20"/>
          <w:szCs w:val="20"/>
          <w:lang w:val="en-GB"/>
        </w:rPr>
        <w:t>The Project is undertaken as part of an educational program and is supervised and examined by a Faculty Supervisor appointed by the University. The Faculty Supervisor is bound contractually and by law to keep confidential any confidential information disclosed to him or her in the supervision and examination of the Project.</w:t>
      </w:r>
    </w:p>
    <w:p w14:paraId="68521B30" w14:textId="77777777" w:rsidR="00871F55" w:rsidRPr="00002EB2" w:rsidRDefault="00871F55" w:rsidP="00871F55">
      <w:pPr>
        <w:pStyle w:val="ListParagraph"/>
        <w:numPr>
          <w:ilvl w:val="0"/>
          <w:numId w:val="16"/>
        </w:numPr>
        <w:spacing w:after="120" w:line="240" w:lineRule="auto"/>
        <w:ind w:left="450" w:hanging="270"/>
        <w:contextualSpacing w:val="0"/>
        <w:jc w:val="both"/>
        <w:rPr>
          <w:rFonts w:ascii="Open Sans" w:hAnsi="Open Sans" w:cs="Open Sans"/>
          <w:sz w:val="20"/>
          <w:szCs w:val="20"/>
          <w:lang w:val="en-GB"/>
        </w:rPr>
      </w:pPr>
      <w:r w:rsidRPr="00002EB2">
        <w:rPr>
          <w:rFonts w:ascii="Open Sans" w:hAnsi="Open Sans" w:cs="Open Sans"/>
          <w:sz w:val="20"/>
          <w:szCs w:val="20"/>
          <w:lang w:val="en-GB"/>
        </w:rPr>
        <w:t xml:space="preserve">The client organization (the Client) must assign a named Project Sponsor, who will be available over the duration of the project to advise and guide the </w:t>
      </w:r>
      <w:proofErr w:type="gramStart"/>
      <w:r w:rsidRPr="00002EB2">
        <w:rPr>
          <w:rFonts w:ascii="Open Sans" w:hAnsi="Open Sans" w:cs="Open Sans"/>
          <w:sz w:val="20"/>
          <w:szCs w:val="20"/>
          <w:lang w:val="en-GB"/>
        </w:rPr>
        <w:t>Student</w:t>
      </w:r>
      <w:proofErr w:type="gramEnd"/>
      <w:r w:rsidRPr="00002EB2">
        <w:rPr>
          <w:rFonts w:ascii="Open Sans" w:hAnsi="Open Sans" w:cs="Open Sans"/>
          <w:sz w:val="20"/>
          <w:szCs w:val="20"/>
          <w:lang w:val="en-GB"/>
        </w:rPr>
        <w:t>. The Project Sponsor is expected to give feedback to the Faculty Supervisor on the conduct of the work.</w:t>
      </w:r>
    </w:p>
    <w:p w14:paraId="30E9F481" w14:textId="77777777" w:rsidR="00871F55" w:rsidRPr="00002EB2" w:rsidRDefault="00871F55" w:rsidP="00871F55">
      <w:pPr>
        <w:pStyle w:val="ListParagraph"/>
        <w:numPr>
          <w:ilvl w:val="0"/>
          <w:numId w:val="16"/>
        </w:numPr>
        <w:spacing w:after="120" w:line="240" w:lineRule="auto"/>
        <w:ind w:left="450" w:hanging="270"/>
        <w:contextualSpacing w:val="0"/>
        <w:jc w:val="both"/>
        <w:rPr>
          <w:rFonts w:ascii="Open Sans" w:hAnsi="Open Sans" w:cs="Open Sans"/>
          <w:sz w:val="20"/>
          <w:szCs w:val="20"/>
          <w:lang w:val="en-GB"/>
        </w:rPr>
      </w:pPr>
      <w:r w:rsidRPr="00002EB2">
        <w:rPr>
          <w:rFonts w:ascii="Open Sans" w:hAnsi="Open Sans" w:cs="Open Sans"/>
          <w:sz w:val="20"/>
          <w:szCs w:val="20"/>
          <w:lang w:val="en-GB"/>
        </w:rPr>
        <w:t xml:space="preserve">The Student and the Faculty Supervisor sign the </w:t>
      </w:r>
      <w:r w:rsidRPr="00002EB2">
        <w:rPr>
          <w:rFonts w:ascii="Open Sans" w:hAnsi="Open Sans" w:cs="Open Sans"/>
          <w:sz w:val="20"/>
          <w:szCs w:val="20"/>
        </w:rPr>
        <w:t>General Confidentiality and Non-disclosure Agreement (NDA). The Project Sponsor may request a separate confidentiality and non-disclosure agreement to be signed</w:t>
      </w:r>
      <w:r w:rsidRPr="00002EB2">
        <w:rPr>
          <w:rFonts w:ascii="Open Sans" w:hAnsi="Open Sans" w:cs="Open Sans"/>
          <w:sz w:val="20"/>
          <w:szCs w:val="20"/>
          <w:lang w:val="en-GB"/>
        </w:rPr>
        <w:t xml:space="preserve">. </w:t>
      </w:r>
    </w:p>
    <w:p w14:paraId="1A55BA34" w14:textId="77777777" w:rsidR="00871F55" w:rsidRPr="00002EB2" w:rsidRDefault="00871F55" w:rsidP="00871F55">
      <w:pPr>
        <w:pStyle w:val="ListParagraph"/>
        <w:numPr>
          <w:ilvl w:val="0"/>
          <w:numId w:val="16"/>
        </w:numPr>
        <w:spacing w:after="120" w:line="240" w:lineRule="auto"/>
        <w:ind w:left="450" w:hanging="270"/>
        <w:contextualSpacing w:val="0"/>
        <w:jc w:val="both"/>
        <w:rPr>
          <w:rFonts w:ascii="Open Sans" w:hAnsi="Open Sans" w:cs="Open Sans"/>
          <w:sz w:val="20"/>
          <w:szCs w:val="20"/>
          <w:lang w:val="en-GB"/>
        </w:rPr>
      </w:pPr>
      <w:r w:rsidRPr="00002EB2">
        <w:rPr>
          <w:rFonts w:ascii="Open Sans" w:hAnsi="Open Sans" w:cs="Open Sans"/>
          <w:sz w:val="20"/>
          <w:szCs w:val="20"/>
          <w:lang w:val="en-GB"/>
        </w:rPr>
        <w:t xml:space="preserve">The Project is a student educational project and should be seen in this context. The work does not constitute professional advice, and no warranties are made regarding the information presented. Neither the Student </w:t>
      </w:r>
      <w:r w:rsidRPr="00002EB2">
        <w:rPr>
          <w:rFonts w:ascii="Open Sans" w:hAnsi="Open Sans" w:cs="Open Sans"/>
          <w:sz w:val="20"/>
          <w:szCs w:val="20"/>
          <w:lang w:val="en-GB"/>
        </w:rPr>
        <w:lastRenderedPageBreak/>
        <w:t xml:space="preserve">nor the University and its faculty accept any liability for the consequences of any action taken </w:t>
      </w:r>
      <w:proofErr w:type="gramStart"/>
      <w:r w:rsidRPr="00002EB2">
        <w:rPr>
          <w:rFonts w:ascii="Open Sans" w:hAnsi="Open Sans" w:cs="Open Sans"/>
          <w:sz w:val="20"/>
          <w:szCs w:val="20"/>
          <w:lang w:val="en-GB"/>
        </w:rPr>
        <w:t>as a result of</w:t>
      </w:r>
      <w:proofErr w:type="gramEnd"/>
      <w:r w:rsidRPr="00002EB2">
        <w:rPr>
          <w:rFonts w:ascii="Open Sans" w:hAnsi="Open Sans" w:cs="Open Sans"/>
          <w:sz w:val="20"/>
          <w:szCs w:val="20"/>
          <w:lang w:val="en-GB"/>
        </w:rPr>
        <w:t xml:space="preserve"> the work, or any recommendations made or inferred.</w:t>
      </w:r>
    </w:p>
    <w:p w14:paraId="65D51F5A" w14:textId="77777777" w:rsidR="00871F55" w:rsidRPr="00002EB2" w:rsidRDefault="00871F55" w:rsidP="00871F55">
      <w:pPr>
        <w:pStyle w:val="ListParagraph"/>
        <w:numPr>
          <w:ilvl w:val="0"/>
          <w:numId w:val="16"/>
        </w:numPr>
        <w:spacing w:after="120" w:line="240" w:lineRule="auto"/>
        <w:ind w:left="450" w:hanging="270"/>
        <w:contextualSpacing w:val="0"/>
        <w:jc w:val="both"/>
        <w:rPr>
          <w:rFonts w:ascii="Open Sans" w:hAnsi="Open Sans" w:cs="Open Sans"/>
          <w:sz w:val="20"/>
          <w:szCs w:val="20"/>
          <w:lang w:val="en-GB"/>
        </w:rPr>
      </w:pPr>
      <w:r w:rsidRPr="00002EB2">
        <w:rPr>
          <w:rFonts w:ascii="Open Sans" w:hAnsi="Open Sans" w:cs="Open Sans"/>
          <w:sz w:val="20"/>
          <w:szCs w:val="20"/>
          <w:lang w:val="en-GB"/>
        </w:rPr>
        <w:t>The intellectual property rights to the work undertaken and/or the deliverables produced vest in the Client.</w:t>
      </w:r>
    </w:p>
    <w:p w14:paraId="3C209DF5" w14:textId="77777777" w:rsidR="00871F55" w:rsidRPr="00002EB2" w:rsidRDefault="00871F55" w:rsidP="00871F55">
      <w:pPr>
        <w:pStyle w:val="ListParagraph"/>
        <w:numPr>
          <w:ilvl w:val="0"/>
          <w:numId w:val="16"/>
        </w:numPr>
        <w:spacing w:after="120" w:line="240" w:lineRule="auto"/>
        <w:ind w:left="450" w:hanging="270"/>
        <w:contextualSpacing w:val="0"/>
        <w:jc w:val="both"/>
        <w:rPr>
          <w:rFonts w:ascii="Open Sans" w:hAnsi="Open Sans" w:cs="Open Sans"/>
          <w:sz w:val="20"/>
          <w:szCs w:val="20"/>
          <w:lang w:val="en-GB"/>
        </w:rPr>
      </w:pPr>
      <w:r w:rsidRPr="00002EB2">
        <w:rPr>
          <w:rFonts w:ascii="Open Sans" w:hAnsi="Open Sans" w:cs="Open Sans"/>
          <w:sz w:val="20"/>
          <w:szCs w:val="20"/>
          <w:lang w:val="en-GB"/>
        </w:rPr>
        <w:t xml:space="preserve">The </w:t>
      </w:r>
      <w:proofErr w:type="gramStart"/>
      <w:r w:rsidRPr="00002EB2">
        <w:rPr>
          <w:rFonts w:ascii="Open Sans" w:hAnsi="Open Sans" w:cs="Open Sans"/>
          <w:sz w:val="20"/>
          <w:szCs w:val="20"/>
          <w:lang w:val="en-GB"/>
        </w:rPr>
        <w:t>Student</w:t>
      </w:r>
      <w:proofErr w:type="gramEnd"/>
      <w:r w:rsidRPr="00002EB2">
        <w:rPr>
          <w:rFonts w:ascii="Open Sans" w:hAnsi="Open Sans" w:cs="Open Sans"/>
          <w:sz w:val="20"/>
          <w:szCs w:val="20"/>
          <w:lang w:val="en-GB"/>
        </w:rPr>
        <w:t xml:space="preserve"> is required to declare his or her association with the University and with the Client when collecting information from other organizations.</w:t>
      </w:r>
    </w:p>
    <w:p w14:paraId="4A5886D0" w14:textId="77777777" w:rsidR="00871F55" w:rsidRPr="00002EB2" w:rsidRDefault="00871F55" w:rsidP="00871F55">
      <w:pPr>
        <w:pStyle w:val="ListParagraph"/>
        <w:numPr>
          <w:ilvl w:val="0"/>
          <w:numId w:val="16"/>
        </w:numPr>
        <w:spacing w:after="120" w:line="240" w:lineRule="auto"/>
        <w:ind w:left="453" w:hanging="272"/>
        <w:contextualSpacing w:val="0"/>
        <w:jc w:val="both"/>
        <w:rPr>
          <w:rFonts w:ascii="Open Sans" w:hAnsi="Open Sans" w:cs="Open Sans"/>
          <w:sz w:val="20"/>
          <w:szCs w:val="20"/>
          <w:lang w:val="en-GB"/>
        </w:rPr>
      </w:pPr>
      <w:r w:rsidRPr="00002EB2">
        <w:rPr>
          <w:rFonts w:ascii="Open Sans" w:hAnsi="Open Sans" w:cs="Open Sans"/>
          <w:color w:val="000000"/>
          <w:sz w:val="20"/>
          <w:szCs w:val="20"/>
          <w:shd w:val="clear" w:color="auto" w:fill="FFFFFF"/>
        </w:rPr>
        <w:t>The Project Sponsor must provide support, guidance, and opportunities for consultation to enable the student to carry out the Project effectively.</w:t>
      </w:r>
    </w:p>
    <w:p w14:paraId="4138A5FD" w14:textId="77777777" w:rsidR="00871F55" w:rsidRPr="00002EB2" w:rsidRDefault="00871F55" w:rsidP="00871F55">
      <w:pPr>
        <w:pStyle w:val="ListParagraph"/>
        <w:numPr>
          <w:ilvl w:val="0"/>
          <w:numId w:val="16"/>
        </w:numPr>
        <w:spacing w:after="120" w:line="240" w:lineRule="auto"/>
        <w:ind w:left="450" w:hanging="270"/>
        <w:contextualSpacing w:val="0"/>
        <w:jc w:val="both"/>
        <w:rPr>
          <w:rFonts w:ascii="Open Sans" w:hAnsi="Open Sans" w:cs="Open Sans"/>
          <w:sz w:val="20"/>
          <w:szCs w:val="20"/>
          <w:lang w:val="en-GB"/>
        </w:rPr>
      </w:pPr>
      <w:proofErr w:type="gramStart"/>
      <w:r w:rsidRPr="00002EB2">
        <w:rPr>
          <w:rFonts w:ascii="Open Sans" w:hAnsi="Open Sans" w:cs="Open Sans"/>
          <w:sz w:val="20"/>
          <w:szCs w:val="20"/>
          <w:lang w:val="en-GB"/>
        </w:rPr>
        <w:t>For the purpose of</w:t>
      </w:r>
      <w:proofErr w:type="gramEnd"/>
      <w:r w:rsidRPr="00002EB2">
        <w:rPr>
          <w:rFonts w:ascii="Open Sans" w:hAnsi="Open Sans" w:cs="Open Sans"/>
          <w:sz w:val="20"/>
          <w:szCs w:val="20"/>
          <w:lang w:val="en-GB"/>
        </w:rPr>
        <w:t xml:space="preserve"> the present agreement the Project Sponsor is not a representative of the Client. The Project Sponsor is agreeing to the terms above as an individual and the agreement does not affect the Project Sponsor’s affiliation with the Client in any way.</w:t>
      </w:r>
    </w:p>
    <w:p w14:paraId="3544BF3D" w14:textId="77777777" w:rsidR="00871F55" w:rsidRPr="00002EB2" w:rsidRDefault="00871F55" w:rsidP="00871F55">
      <w:pPr>
        <w:pStyle w:val="ListParagraph"/>
        <w:numPr>
          <w:ilvl w:val="0"/>
          <w:numId w:val="16"/>
        </w:numPr>
        <w:spacing w:after="120" w:line="240" w:lineRule="auto"/>
        <w:ind w:left="450" w:hanging="270"/>
        <w:contextualSpacing w:val="0"/>
        <w:jc w:val="both"/>
        <w:rPr>
          <w:rFonts w:ascii="Open Sans" w:hAnsi="Open Sans" w:cs="Open Sans"/>
          <w:sz w:val="20"/>
          <w:szCs w:val="20"/>
          <w:lang w:val="en-GB"/>
        </w:rPr>
      </w:pPr>
      <w:r w:rsidRPr="00002EB2">
        <w:rPr>
          <w:rFonts w:ascii="Open Sans" w:hAnsi="Open Sans" w:cs="Open Sans"/>
          <w:sz w:val="20"/>
          <w:szCs w:val="20"/>
          <w:lang w:val="en-GB"/>
        </w:rPr>
        <w:t xml:space="preserve">Expenses incurred in the execution of the Project must be met by the Client and paid directly to the </w:t>
      </w:r>
      <w:proofErr w:type="gramStart"/>
      <w:r w:rsidRPr="00002EB2">
        <w:rPr>
          <w:rFonts w:ascii="Open Sans" w:hAnsi="Open Sans" w:cs="Open Sans"/>
          <w:sz w:val="20"/>
          <w:szCs w:val="20"/>
          <w:lang w:val="en-GB"/>
        </w:rPr>
        <w:t>Student</w:t>
      </w:r>
      <w:proofErr w:type="gramEnd"/>
      <w:r w:rsidRPr="00002EB2">
        <w:rPr>
          <w:rFonts w:ascii="Open Sans" w:hAnsi="Open Sans" w:cs="Open Sans"/>
          <w:sz w:val="20"/>
          <w:szCs w:val="20"/>
          <w:lang w:val="en-GB"/>
        </w:rPr>
        <w:t>.</w:t>
      </w:r>
    </w:p>
    <w:p w14:paraId="29696951" w14:textId="77777777" w:rsidR="00871F55" w:rsidRPr="00002EB2" w:rsidRDefault="00871F55" w:rsidP="00871F55">
      <w:pPr>
        <w:spacing w:before="120" w:after="240"/>
        <w:jc w:val="both"/>
        <w:rPr>
          <w:rFonts w:ascii="Open Sans" w:hAnsi="Open Sans" w:cs="Open Sans"/>
          <w:sz w:val="20"/>
          <w:szCs w:val="20"/>
          <w:lang w:val="en-GB"/>
        </w:rPr>
      </w:pPr>
      <w:r w:rsidRPr="00002EB2">
        <w:rPr>
          <w:rFonts w:ascii="Open Sans" w:hAnsi="Open Sans" w:cs="Open Sans"/>
          <w:sz w:val="20"/>
          <w:szCs w:val="20"/>
          <w:lang w:val="en-GB"/>
        </w:rPr>
        <w:t>Please confirm that you have read and agreed the terms of engagement by signing below.</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77"/>
        <w:gridCol w:w="2952"/>
        <w:gridCol w:w="3938"/>
      </w:tblGrid>
      <w:tr w:rsidR="00871F55" w:rsidRPr="00002EB2" w14:paraId="55B69FBD" w14:textId="77777777" w:rsidTr="005D4934">
        <w:trPr>
          <w:gridAfter w:val="2"/>
          <w:wAfter w:w="3291" w:type="pct"/>
          <w:trHeight w:hRule="exact" w:val="432"/>
        </w:trPr>
        <w:tc>
          <w:tcPr>
            <w:tcW w:w="1709" w:type="pct"/>
            <w:tcBorders>
              <w:top w:val="nil"/>
              <w:left w:val="nil"/>
              <w:bottom w:val="single" w:sz="2" w:space="0" w:color="595959" w:themeColor="text1" w:themeTint="A6"/>
              <w:right w:val="nil"/>
            </w:tcBorders>
            <w:vAlign w:val="center"/>
          </w:tcPr>
          <w:p w14:paraId="4BFA2051" w14:textId="77777777" w:rsidR="00871F55" w:rsidRPr="00002EB2" w:rsidRDefault="00871F55" w:rsidP="005D4934">
            <w:pPr>
              <w:spacing w:after="240"/>
              <w:rPr>
                <w:rFonts w:ascii="Open Sans" w:hAnsi="Open Sans" w:cs="Open Sans"/>
                <w:bCs/>
                <w:iCs/>
                <w:caps/>
                <w:sz w:val="20"/>
                <w:szCs w:val="20"/>
              </w:rPr>
            </w:pPr>
            <w:r w:rsidRPr="00002EB2">
              <w:rPr>
                <w:rFonts w:ascii="Open Sans" w:hAnsi="Open Sans" w:cs="Open Sans"/>
                <w:b/>
                <w:bCs/>
                <w:iCs/>
                <w:caps/>
                <w:sz w:val="20"/>
                <w:szCs w:val="20"/>
              </w:rPr>
              <w:t>project sponsor</w:t>
            </w:r>
          </w:p>
        </w:tc>
      </w:tr>
      <w:tr w:rsidR="00871F55" w:rsidRPr="00002EB2" w14:paraId="18ECD265" w14:textId="77777777" w:rsidTr="005D4934">
        <w:trPr>
          <w:trHeight w:hRule="exact" w:val="284"/>
        </w:trPr>
        <w:tc>
          <w:tcPr>
            <w:tcW w:w="1709"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5A1AE71B" w14:textId="77777777" w:rsidR="00871F55" w:rsidRPr="00002EB2" w:rsidRDefault="00871F55" w:rsidP="005D4934">
            <w:pPr>
              <w:rPr>
                <w:rFonts w:ascii="Open Sans" w:hAnsi="Open Sans" w:cs="Open Sans"/>
                <w:iCs/>
                <w:sz w:val="20"/>
                <w:szCs w:val="20"/>
              </w:rPr>
            </w:pPr>
            <w:r w:rsidRPr="00002EB2">
              <w:rPr>
                <w:rFonts w:ascii="Open Sans" w:hAnsi="Open Sans" w:cs="Open Sans"/>
                <w:iCs/>
                <w:sz w:val="20"/>
                <w:szCs w:val="20"/>
              </w:rPr>
              <w:t>Name / client organization</w:t>
            </w:r>
          </w:p>
        </w:tc>
        <w:tc>
          <w:tcPr>
            <w:tcW w:w="1410"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5520E1A8" w14:textId="77777777" w:rsidR="00871F55" w:rsidRPr="00002EB2" w:rsidRDefault="00871F55" w:rsidP="005D4934">
            <w:pPr>
              <w:rPr>
                <w:rFonts w:ascii="Open Sans" w:hAnsi="Open Sans" w:cs="Open Sans"/>
                <w:bCs/>
                <w:iCs/>
                <w:sz w:val="20"/>
                <w:szCs w:val="20"/>
              </w:rPr>
            </w:pPr>
            <w:r w:rsidRPr="00002EB2">
              <w:rPr>
                <w:rFonts w:ascii="Open Sans" w:hAnsi="Open Sans" w:cs="Open Sans"/>
                <w:iCs/>
                <w:sz w:val="20"/>
                <w:szCs w:val="20"/>
              </w:rPr>
              <w:t xml:space="preserve">Date    </w:t>
            </w:r>
          </w:p>
        </w:tc>
        <w:tc>
          <w:tcPr>
            <w:tcW w:w="1880"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697DC49E" w14:textId="77777777" w:rsidR="00871F55" w:rsidRPr="00002EB2" w:rsidRDefault="00871F55" w:rsidP="005D4934">
            <w:pPr>
              <w:rPr>
                <w:rFonts w:ascii="Open Sans" w:hAnsi="Open Sans" w:cs="Open Sans"/>
                <w:bCs/>
                <w:iCs/>
                <w:sz w:val="20"/>
                <w:szCs w:val="20"/>
              </w:rPr>
            </w:pPr>
            <w:r w:rsidRPr="00002EB2">
              <w:rPr>
                <w:rFonts w:ascii="Open Sans" w:hAnsi="Open Sans" w:cs="Open Sans"/>
                <w:iCs/>
                <w:sz w:val="20"/>
                <w:szCs w:val="20"/>
              </w:rPr>
              <w:t>Signature (add name if sending by email)</w:t>
            </w:r>
          </w:p>
        </w:tc>
      </w:tr>
      <w:tr w:rsidR="00871F55" w:rsidRPr="00002EB2" w14:paraId="7732AB84" w14:textId="77777777" w:rsidTr="00871F55">
        <w:trPr>
          <w:trHeight w:val="521"/>
        </w:trPr>
        <w:tc>
          <w:tcPr>
            <w:tcW w:w="1709"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50501CDF" w14:textId="77777777" w:rsidR="00871F55" w:rsidRPr="00002EB2" w:rsidRDefault="00871F55" w:rsidP="005D4934">
            <w:pPr>
              <w:spacing w:after="120"/>
              <w:rPr>
                <w:rFonts w:ascii="Open Sans" w:hAnsi="Open Sans" w:cs="Open Sans"/>
                <w:iCs/>
                <w:sz w:val="20"/>
                <w:szCs w:val="20"/>
              </w:rPr>
            </w:pPr>
          </w:p>
        </w:tc>
        <w:tc>
          <w:tcPr>
            <w:tcW w:w="1410"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2C7068FC" w14:textId="77777777" w:rsidR="00871F55" w:rsidRPr="00002EB2" w:rsidRDefault="00871F55" w:rsidP="005D4934">
            <w:pPr>
              <w:spacing w:after="120"/>
              <w:rPr>
                <w:rFonts w:ascii="Open Sans" w:hAnsi="Open Sans" w:cs="Open Sans"/>
                <w:bCs/>
                <w:iCs/>
                <w:sz w:val="20"/>
                <w:szCs w:val="20"/>
              </w:rPr>
            </w:pPr>
          </w:p>
        </w:tc>
        <w:tc>
          <w:tcPr>
            <w:tcW w:w="1880"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6F785A72" w14:textId="77777777" w:rsidR="00871F55" w:rsidRPr="00002EB2" w:rsidRDefault="00871F55" w:rsidP="005D4934">
            <w:pPr>
              <w:spacing w:after="120"/>
              <w:rPr>
                <w:rFonts w:ascii="Open Sans" w:hAnsi="Open Sans" w:cs="Open Sans"/>
                <w:bCs/>
                <w:iCs/>
                <w:sz w:val="20"/>
                <w:szCs w:val="20"/>
              </w:rPr>
            </w:pPr>
          </w:p>
        </w:tc>
      </w:tr>
    </w:tbl>
    <w:p w14:paraId="6DEADA91" w14:textId="77777777" w:rsidR="00871F55" w:rsidRPr="00002EB2" w:rsidRDefault="00871F55" w:rsidP="00871F55">
      <w:pPr>
        <w:rPr>
          <w:rFonts w:ascii="Open Sans" w:hAnsi="Open Sans" w:cs="Open Sans"/>
          <w:b/>
          <w:sz w:val="20"/>
          <w:szCs w:val="20"/>
        </w:rPr>
      </w:pPr>
    </w:p>
    <w:p w14:paraId="65CFD101" w14:textId="29D58204" w:rsidR="00871F55" w:rsidRPr="00002EB2" w:rsidRDefault="00871F55" w:rsidP="00871F55">
      <w:pPr>
        <w:spacing w:after="0"/>
        <w:rPr>
          <w:rFonts w:ascii="Open Sans" w:hAnsi="Open Sans" w:cs="Open Sans"/>
          <w:b/>
          <w:sz w:val="20"/>
          <w:szCs w:val="20"/>
        </w:rPr>
      </w:pPr>
      <w:r w:rsidRPr="00002EB2">
        <w:rPr>
          <w:rFonts w:ascii="Open Sans" w:hAnsi="Open Sans" w:cs="Open Sans"/>
          <w:b/>
          <w:sz w:val="20"/>
          <w:szCs w:val="20"/>
        </w:rPr>
        <w:tab/>
      </w:r>
      <w:r w:rsidRPr="00002EB2">
        <w:rPr>
          <w:rFonts w:ascii="Open Sans" w:hAnsi="Open Sans" w:cs="Open Sans"/>
          <w:b/>
          <w:sz w:val="20"/>
          <w:szCs w:val="20"/>
        </w:rPr>
        <w:tab/>
      </w:r>
      <w:r w:rsidRPr="00002EB2">
        <w:rPr>
          <w:rFonts w:ascii="Open Sans" w:hAnsi="Open Sans" w:cs="Open Sans"/>
          <w:b/>
          <w:sz w:val="20"/>
          <w:szCs w:val="20"/>
        </w:rPr>
        <w:tab/>
      </w:r>
      <w:r w:rsidRPr="00002EB2">
        <w:rPr>
          <w:rFonts w:ascii="Open Sans" w:hAnsi="Open Sans" w:cs="Open Sans"/>
          <w:b/>
          <w:sz w:val="20"/>
          <w:szCs w:val="20"/>
        </w:rPr>
        <w:tab/>
      </w:r>
      <w:r w:rsidRPr="00002EB2">
        <w:rPr>
          <w:rFonts w:ascii="Open Sans" w:hAnsi="Open Sans" w:cs="Open Sans"/>
          <w:b/>
          <w:sz w:val="20"/>
          <w:szCs w:val="20"/>
        </w:rPr>
        <w:tab/>
      </w:r>
      <w:r w:rsidRPr="00002EB2">
        <w:rPr>
          <w:rFonts w:ascii="Open Sans" w:hAnsi="Open Sans" w:cs="Open Sans"/>
          <w:b/>
          <w:sz w:val="20"/>
          <w:szCs w:val="20"/>
        </w:rPr>
        <w:tab/>
      </w:r>
      <w:r w:rsidRPr="00002EB2">
        <w:rPr>
          <w:rFonts w:ascii="Open Sans" w:hAnsi="Open Sans" w:cs="Open Sans"/>
          <w:b/>
          <w:sz w:val="20"/>
          <w:szCs w:val="20"/>
        </w:rPr>
        <w:tab/>
      </w:r>
    </w:p>
    <w:p w14:paraId="7091F597" w14:textId="77777777" w:rsidR="00871F55" w:rsidRPr="00002EB2" w:rsidRDefault="00871F55" w:rsidP="00871F55">
      <w:pPr>
        <w:pStyle w:val="Heading1"/>
        <w:keepLines/>
        <w:spacing w:after="120"/>
        <w:jc w:val="center"/>
        <w:rPr>
          <w:rFonts w:ascii="Open Sans" w:hAnsi="Open Sans" w:cs="Open Sans"/>
          <w:b/>
          <w:bCs/>
          <w:sz w:val="20"/>
          <w:szCs w:val="20"/>
        </w:rPr>
      </w:pPr>
      <w:r w:rsidRPr="00002EB2">
        <w:rPr>
          <w:rFonts w:ascii="Open Sans" w:hAnsi="Open Sans" w:cs="Open Sans"/>
          <w:b/>
          <w:bCs/>
          <w:sz w:val="20"/>
          <w:szCs w:val="20"/>
        </w:rPr>
        <w:t>BUSINESS MASTER OF SCIENCE CAPSTONE PROJECT</w:t>
      </w:r>
    </w:p>
    <w:p w14:paraId="2A87A714" w14:textId="77777777" w:rsidR="00871F55" w:rsidRPr="00002EB2" w:rsidRDefault="00871F55" w:rsidP="00871F55">
      <w:pPr>
        <w:pStyle w:val="Heading1"/>
        <w:keepLines/>
        <w:spacing w:after="180"/>
        <w:jc w:val="center"/>
        <w:rPr>
          <w:rFonts w:ascii="Open Sans" w:hAnsi="Open Sans" w:cs="Open Sans"/>
          <w:b/>
          <w:bCs/>
          <w:sz w:val="20"/>
          <w:szCs w:val="20"/>
        </w:rPr>
      </w:pPr>
      <w:r w:rsidRPr="00002EB2">
        <w:rPr>
          <w:rFonts w:ascii="Open Sans" w:hAnsi="Open Sans" w:cs="Open Sans"/>
          <w:b/>
          <w:bCs/>
          <w:sz w:val="20"/>
          <w:szCs w:val="20"/>
        </w:rPr>
        <w:t>GENERAL CONFIDENTIALITY AND NON-DISCLOSURE AGREEMENT</w:t>
      </w:r>
    </w:p>
    <w:p w14:paraId="31218275" w14:textId="77777777" w:rsidR="00871F55" w:rsidRPr="00002EB2" w:rsidRDefault="00871F55" w:rsidP="00871F55">
      <w:pPr>
        <w:spacing w:after="120"/>
        <w:jc w:val="both"/>
        <w:rPr>
          <w:rFonts w:ascii="Open Sans" w:hAnsi="Open Sans" w:cs="Open Sans"/>
          <w:sz w:val="20"/>
          <w:szCs w:val="20"/>
          <w:lang w:val="en-GB"/>
        </w:rPr>
      </w:pPr>
      <w:proofErr w:type="gramStart"/>
      <w:r w:rsidRPr="00002EB2">
        <w:rPr>
          <w:rFonts w:ascii="Open Sans" w:hAnsi="Open Sans" w:cs="Open Sans"/>
          <w:sz w:val="20"/>
          <w:szCs w:val="20"/>
          <w:lang w:val="en-GB"/>
        </w:rPr>
        <w:t>During the course of</w:t>
      </w:r>
      <w:proofErr w:type="gramEnd"/>
      <w:r w:rsidRPr="00002EB2">
        <w:rPr>
          <w:rFonts w:ascii="Open Sans" w:hAnsi="Open Sans" w:cs="Open Sans"/>
          <w:sz w:val="20"/>
          <w:szCs w:val="20"/>
          <w:lang w:val="en-GB"/>
        </w:rPr>
        <w:t xml:space="preserve"> the Business Master of Science Capstone Project (the Project) of Central European University (the University), I am likely to discuss and have access to information, technology and ideas that various organizations participating in the program regard as confidential.</w:t>
      </w:r>
    </w:p>
    <w:p w14:paraId="6D969453" w14:textId="77777777" w:rsidR="00871F55" w:rsidRPr="00002EB2" w:rsidRDefault="00871F55" w:rsidP="00871F55">
      <w:pPr>
        <w:spacing w:after="120"/>
        <w:jc w:val="both"/>
        <w:rPr>
          <w:rFonts w:ascii="Open Sans" w:hAnsi="Open Sans" w:cs="Open Sans"/>
          <w:sz w:val="20"/>
          <w:szCs w:val="20"/>
          <w:lang w:val="en-GB"/>
        </w:rPr>
      </w:pPr>
      <w:r w:rsidRPr="00002EB2">
        <w:rPr>
          <w:rFonts w:ascii="Open Sans" w:hAnsi="Open Sans" w:cs="Open Sans"/>
          <w:sz w:val="20"/>
          <w:szCs w:val="20"/>
          <w:lang w:val="en-GB"/>
        </w:rPr>
        <w:t>I agree for the benefit of the client organization (the Client), the University and other participating organizations that I will make all reasonable efforts to hold in strict confidence any information, technologies and ideas that I am told in advance are confidential, that I will not copy, reveal or disclose such information, technology and ideas to any third party, and that I will not use any such information, technology and ideas for my own benefit or for the benefit of any organization with which I am affiliated now or in the future. I also agree to abide by such other rules and guidelines that the University may reasonably impose.</w:t>
      </w:r>
    </w:p>
    <w:p w14:paraId="44C51B7A" w14:textId="77777777" w:rsidR="00871F55" w:rsidRPr="00002EB2" w:rsidRDefault="00871F55" w:rsidP="00871F55">
      <w:pPr>
        <w:spacing w:after="0"/>
        <w:jc w:val="both"/>
        <w:rPr>
          <w:rFonts w:ascii="Open Sans" w:hAnsi="Open Sans" w:cs="Open Sans"/>
          <w:sz w:val="20"/>
          <w:szCs w:val="20"/>
          <w:lang w:val="en-GB"/>
        </w:rPr>
      </w:pPr>
      <w:r w:rsidRPr="00002EB2">
        <w:rPr>
          <w:rFonts w:ascii="Open Sans" w:hAnsi="Open Sans" w:cs="Open Sans"/>
          <w:sz w:val="20"/>
          <w:szCs w:val="20"/>
          <w:lang w:val="en-GB"/>
        </w:rPr>
        <w:t>This Agreement shall not apply to any information, technology and ideas which:</w:t>
      </w:r>
    </w:p>
    <w:p w14:paraId="58BC03BE" w14:textId="77777777" w:rsidR="00871F55" w:rsidRPr="00002EB2" w:rsidRDefault="00871F55" w:rsidP="00871F55">
      <w:pPr>
        <w:pStyle w:val="ListParagraph"/>
        <w:numPr>
          <w:ilvl w:val="0"/>
          <w:numId w:val="17"/>
        </w:numPr>
        <w:spacing w:after="0" w:line="240" w:lineRule="auto"/>
        <w:ind w:left="720" w:hanging="450"/>
        <w:contextualSpacing w:val="0"/>
        <w:jc w:val="both"/>
        <w:rPr>
          <w:rFonts w:ascii="Open Sans" w:hAnsi="Open Sans" w:cs="Open Sans"/>
          <w:sz w:val="20"/>
          <w:szCs w:val="20"/>
          <w:lang w:val="en-GB"/>
        </w:rPr>
      </w:pPr>
      <w:r w:rsidRPr="00002EB2">
        <w:rPr>
          <w:rFonts w:ascii="Open Sans" w:hAnsi="Open Sans" w:cs="Open Sans"/>
          <w:sz w:val="20"/>
          <w:szCs w:val="20"/>
          <w:lang w:val="en-GB"/>
        </w:rPr>
        <w:t xml:space="preserve">at the date of this Agreement are in the public domain or subsequently come into the public domain through no fault of </w:t>
      </w:r>
      <w:proofErr w:type="gramStart"/>
      <w:r w:rsidRPr="00002EB2">
        <w:rPr>
          <w:rFonts w:ascii="Open Sans" w:hAnsi="Open Sans" w:cs="Open Sans"/>
          <w:sz w:val="20"/>
          <w:szCs w:val="20"/>
          <w:lang w:val="en-GB"/>
        </w:rPr>
        <w:t>mine;</w:t>
      </w:r>
      <w:proofErr w:type="gramEnd"/>
    </w:p>
    <w:p w14:paraId="3FE8637E" w14:textId="77777777" w:rsidR="00871F55" w:rsidRPr="00002EB2" w:rsidRDefault="00871F55" w:rsidP="00871F55">
      <w:pPr>
        <w:pStyle w:val="ListParagraph"/>
        <w:numPr>
          <w:ilvl w:val="0"/>
          <w:numId w:val="17"/>
        </w:numPr>
        <w:spacing w:after="0" w:line="240" w:lineRule="auto"/>
        <w:ind w:left="720" w:hanging="450"/>
        <w:contextualSpacing w:val="0"/>
        <w:jc w:val="both"/>
        <w:rPr>
          <w:rFonts w:ascii="Open Sans" w:hAnsi="Open Sans" w:cs="Open Sans"/>
          <w:sz w:val="20"/>
          <w:szCs w:val="20"/>
          <w:lang w:val="en-GB"/>
        </w:rPr>
      </w:pPr>
      <w:r w:rsidRPr="00002EB2">
        <w:rPr>
          <w:rFonts w:ascii="Open Sans" w:hAnsi="Open Sans" w:cs="Open Sans"/>
          <w:sz w:val="20"/>
          <w:szCs w:val="20"/>
          <w:lang w:val="en-GB"/>
        </w:rPr>
        <w:t xml:space="preserve">were already known to me on the date of disclosure, provided that such prior knowledge can be </w:t>
      </w:r>
      <w:proofErr w:type="gramStart"/>
      <w:r w:rsidRPr="00002EB2">
        <w:rPr>
          <w:rFonts w:ascii="Open Sans" w:hAnsi="Open Sans" w:cs="Open Sans"/>
          <w:sz w:val="20"/>
          <w:szCs w:val="20"/>
          <w:lang w:val="en-GB"/>
        </w:rPr>
        <w:t>substantiated;</w:t>
      </w:r>
      <w:proofErr w:type="gramEnd"/>
    </w:p>
    <w:p w14:paraId="513DBFF3" w14:textId="77777777" w:rsidR="00871F55" w:rsidRPr="00002EB2" w:rsidRDefault="00871F55" w:rsidP="00871F55">
      <w:pPr>
        <w:pStyle w:val="ListParagraph"/>
        <w:numPr>
          <w:ilvl w:val="0"/>
          <w:numId w:val="17"/>
        </w:numPr>
        <w:spacing w:after="0" w:line="240" w:lineRule="auto"/>
        <w:ind w:left="720" w:hanging="450"/>
        <w:contextualSpacing w:val="0"/>
        <w:jc w:val="both"/>
        <w:rPr>
          <w:rFonts w:ascii="Open Sans" w:hAnsi="Open Sans" w:cs="Open Sans"/>
          <w:sz w:val="20"/>
          <w:szCs w:val="20"/>
          <w:lang w:val="en-GB"/>
        </w:rPr>
      </w:pPr>
      <w:r w:rsidRPr="00002EB2">
        <w:rPr>
          <w:rFonts w:ascii="Open Sans" w:hAnsi="Open Sans" w:cs="Open Sans"/>
          <w:sz w:val="20"/>
          <w:szCs w:val="20"/>
          <w:lang w:val="en-GB"/>
        </w:rPr>
        <w:t xml:space="preserve">properly and lawfully become available to me from sources independent of the supplying </w:t>
      </w:r>
      <w:proofErr w:type="gramStart"/>
      <w:r w:rsidRPr="00002EB2">
        <w:rPr>
          <w:rFonts w:ascii="Open Sans" w:hAnsi="Open Sans" w:cs="Open Sans"/>
          <w:sz w:val="20"/>
          <w:szCs w:val="20"/>
          <w:lang w:val="en-GB"/>
        </w:rPr>
        <w:t>party;</w:t>
      </w:r>
      <w:proofErr w:type="gramEnd"/>
    </w:p>
    <w:p w14:paraId="48F9ABB0" w14:textId="77777777" w:rsidR="00871F55" w:rsidRPr="00002EB2" w:rsidRDefault="00871F55" w:rsidP="00871F55">
      <w:pPr>
        <w:pStyle w:val="ListParagraph"/>
        <w:numPr>
          <w:ilvl w:val="0"/>
          <w:numId w:val="17"/>
        </w:numPr>
        <w:spacing w:after="120" w:line="240" w:lineRule="auto"/>
        <w:ind w:left="720" w:hanging="450"/>
        <w:contextualSpacing w:val="0"/>
        <w:jc w:val="both"/>
        <w:rPr>
          <w:rFonts w:ascii="Open Sans" w:hAnsi="Open Sans" w:cs="Open Sans"/>
          <w:sz w:val="20"/>
          <w:szCs w:val="20"/>
          <w:lang w:val="en-GB"/>
        </w:rPr>
      </w:pPr>
      <w:r w:rsidRPr="00002EB2">
        <w:rPr>
          <w:rFonts w:ascii="Open Sans" w:hAnsi="Open Sans" w:cs="Open Sans"/>
          <w:sz w:val="20"/>
          <w:szCs w:val="20"/>
          <w:lang w:val="en-GB"/>
        </w:rPr>
        <w:t>are disclosed pursuant to the requirement or request of a governmental agency provided that in such an event I shall inform you of the nature and extent of any disclosure so required.</w:t>
      </w:r>
    </w:p>
    <w:p w14:paraId="7E6324C1" w14:textId="529F1377" w:rsidR="00871F55" w:rsidRPr="00002EB2" w:rsidRDefault="00871F55" w:rsidP="00871F55">
      <w:pPr>
        <w:spacing w:after="0"/>
        <w:jc w:val="both"/>
        <w:rPr>
          <w:rFonts w:ascii="Open Sans" w:hAnsi="Open Sans" w:cs="Open Sans"/>
          <w:sz w:val="20"/>
          <w:szCs w:val="20"/>
          <w:lang w:val="en-GB"/>
        </w:rPr>
      </w:pPr>
      <w:r w:rsidRPr="00002EB2">
        <w:rPr>
          <w:rFonts w:ascii="Open Sans" w:hAnsi="Open Sans" w:cs="Open Sans"/>
          <w:sz w:val="20"/>
          <w:szCs w:val="20"/>
          <w:lang w:val="en-GB"/>
        </w:rPr>
        <w:t>This Agreement shall come into effect from the date below, and the obligation under the Agreement shall remain in effect indefinitely unless agreed otherwise in writing by the Client. This Agreement shall be subject to Austrian law.</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0" w:type="dxa"/>
        </w:tblCellMar>
        <w:tblLook w:val="04A0" w:firstRow="1" w:lastRow="0" w:firstColumn="1" w:lastColumn="0" w:noHBand="0" w:noVBand="1"/>
      </w:tblPr>
      <w:tblGrid>
        <w:gridCol w:w="3626"/>
        <w:gridCol w:w="2778"/>
        <w:gridCol w:w="4063"/>
      </w:tblGrid>
      <w:tr w:rsidR="00871F55" w:rsidRPr="00002EB2" w14:paraId="7D7621C5" w14:textId="77777777" w:rsidTr="005D4934">
        <w:trPr>
          <w:gridAfter w:val="2"/>
          <w:wAfter w:w="3268" w:type="pct"/>
          <w:trHeight w:hRule="exact" w:val="360"/>
        </w:trPr>
        <w:tc>
          <w:tcPr>
            <w:tcW w:w="1732" w:type="pct"/>
            <w:tcBorders>
              <w:top w:val="nil"/>
              <w:left w:val="nil"/>
              <w:bottom w:val="single" w:sz="2" w:space="0" w:color="595959" w:themeColor="text1" w:themeTint="A6"/>
              <w:right w:val="nil"/>
            </w:tcBorders>
            <w:vAlign w:val="bottom"/>
          </w:tcPr>
          <w:p w14:paraId="3C860B8E" w14:textId="77777777" w:rsidR="00871F55" w:rsidRPr="00002EB2" w:rsidRDefault="00871F55" w:rsidP="005D4934">
            <w:pPr>
              <w:spacing w:after="0"/>
              <w:rPr>
                <w:rFonts w:ascii="Open Sans" w:hAnsi="Open Sans" w:cs="Open Sans"/>
                <w:b/>
                <w:bCs/>
                <w:iCs/>
                <w:caps/>
                <w:sz w:val="20"/>
                <w:szCs w:val="20"/>
              </w:rPr>
            </w:pPr>
            <w:r w:rsidRPr="00002EB2">
              <w:rPr>
                <w:rFonts w:ascii="Open Sans" w:hAnsi="Open Sans" w:cs="Open Sans"/>
                <w:b/>
                <w:bCs/>
                <w:iCs/>
                <w:caps/>
                <w:sz w:val="20"/>
                <w:szCs w:val="20"/>
              </w:rPr>
              <w:t>student</w:t>
            </w:r>
          </w:p>
        </w:tc>
      </w:tr>
      <w:tr w:rsidR="00871F55" w:rsidRPr="00002EB2" w14:paraId="083FC755" w14:textId="77777777" w:rsidTr="005D4934">
        <w:trPr>
          <w:trHeight w:hRule="exact" w:val="284"/>
        </w:trPr>
        <w:tc>
          <w:tcPr>
            <w:tcW w:w="1732"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37FA84F1" w14:textId="77777777" w:rsidR="00871F55" w:rsidRPr="00002EB2" w:rsidRDefault="00871F55" w:rsidP="005D4934">
            <w:pPr>
              <w:rPr>
                <w:rFonts w:ascii="Open Sans" w:hAnsi="Open Sans" w:cs="Open Sans"/>
                <w:iCs/>
                <w:sz w:val="20"/>
                <w:szCs w:val="20"/>
              </w:rPr>
            </w:pPr>
            <w:r w:rsidRPr="00002EB2">
              <w:rPr>
                <w:rFonts w:ascii="Open Sans" w:hAnsi="Open Sans" w:cs="Open Sans"/>
                <w:iCs/>
                <w:sz w:val="20"/>
                <w:szCs w:val="20"/>
              </w:rPr>
              <w:t>Name</w:t>
            </w:r>
          </w:p>
        </w:tc>
        <w:tc>
          <w:tcPr>
            <w:tcW w:w="1327"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20CAED7D" w14:textId="77777777" w:rsidR="00871F55" w:rsidRPr="00002EB2" w:rsidRDefault="00871F55" w:rsidP="005D4934">
            <w:pPr>
              <w:rPr>
                <w:rFonts w:ascii="Open Sans" w:hAnsi="Open Sans" w:cs="Open Sans"/>
                <w:bCs/>
                <w:iCs/>
                <w:sz w:val="20"/>
                <w:szCs w:val="20"/>
              </w:rPr>
            </w:pPr>
            <w:r w:rsidRPr="00002EB2">
              <w:rPr>
                <w:rFonts w:ascii="Open Sans" w:hAnsi="Open Sans" w:cs="Open Sans"/>
                <w:iCs/>
                <w:sz w:val="20"/>
                <w:szCs w:val="20"/>
              </w:rPr>
              <w:t xml:space="preserve">Date   </w:t>
            </w:r>
          </w:p>
        </w:tc>
        <w:tc>
          <w:tcPr>
            <w:tcW w:w="1941"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2405A962" w14:textId="77777777" w:rsidR="00871F55" w:rsidRPr="00002EB2" w:rsidRDefault="00871F55" w:rsidP="005D4934">
            <w:pPr>
              <w:rPr>
                <w:rFonts w:ascii="Open Sans" w:hAnsi="Open Sans" w:cs="Open Sans"/>
                <w:bCs/>
                <w:iCs/>
                <w:sz w:val="20"/>
                <w:szCs w:val="20"/>
              </w:rPr>
            </w:pPr>
            <w:r w:rsidRPr="00002EB2">
              <w:rPr>
                <w:rFonts w:ascii="Open Sans" w:hAnsi="Open Sans" w:cs="Open Sans"/>
                <w:iCs/>
                <w:sz w:val="20"/>
                <w:szCs w:val="20"/>
              </w:rPr>
              <w:t>Signature (add name if sending by email)</w:t>
            </w:r>
          </w:p>
        </w:tc>
      </w:tr>
      <w:tr w:rsidR="00871F55" w:rsidRPr="00002EB2" w14:paraId="301E4956" w14:textId="77777777" w:rsidTr="005D4934">
        <w:trPr>
          <w:trHeight w:val="432"/>
        </w:trPr>
        <w:tc>
          <w:tcPr>
            <w:tcW w:w="1732"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11CEBA3C" w14:textId="4397A123" w:rsidR="00871F55" w:rsidRPr="00002EB2" w:rsidRDefault="00635954" w:rsidP="005D4934">
            <w:pPr>
              <w:spacing w:after="0"/>
              <w:rPr>
                <w:rFonts w:ascii="Open Sans" w:hAnsi="Open Sans" w:cs="Open Sans"/>
                <w:iCs/>
                <w:sz w:val="20"/>
                <w:szCs w:val="20"/>
              </w:rPr>
            </w:pPr>
            <w:r w:rsidRPr="00002EB2">
              <w:rPr>
                <w:rFonts w:ascii="Open Sans" w:hAnsi="Open Sans" w:cs="Open Sans"/>
                <w:iCs/>
                <w:sz w:val="20"/>
                <w:szCs w:val="20"/>
              </w:rPr>
              <w:t>Farangiz Jurakhonova</w:t>
            </w:r>
          </w:p>
        </w:tc>
        <w:tc>
          <w:tcPr>
            <w:tcW w:w="1327"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42CB45AC" w14:textId="77777777" w:rsidR="00871F55" w:rsidRPr="00002EB2" w:rsidRDefault="00871F55" w:rsidP="005D4934">
            <w:pPr>
              <w:spacing w:after="0"/>
              <w:rPr>
                <w:rFonts w:ascii="Open Sans" w:hAnsi="Open Sans" w:cs="Open Sans"/>
                <w:iCs/>
                <w:sz w:val="20"/>
                <w:szCs w:val="20"/>
              </w:rPr>
            </w:pPr>
          </w:p>
        </w:tc>
        <w:tc>
          <w:tcPr>
            <w:tcW w:w="1941"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0B3CA1F7" w14:textId="77777777" w:rsidR="00871F55" w:rsidRPr="00002EB2" w:rsidRDefault="00871F55" w:rsidP="005D4934">
            <w:pPr>
              <w:spacing w:after="0"/>
              <w:rPr>
                <w:rFonts w:ascii="Open Sans" w:hAnsi="Open Sans" w:cs="Open Sans"/>
                <w:bCs/>
                <w:iCs/>
                <w:sz w:val="20"/>
                <w:szCs w:val="20"/>
              </w:rPr>
            </w:pPr>
          </w:p>
        </w:tc>
      </w:tr>
      <w:tr w:rsidR="00871F55" w:rsidRPr="00002EB2" w14:paraId="603250A7" w14:textId="77777777" w:rsidTr="005D4934">
        <w:trPr>
          <w:gridAfter w:val="2"/>
          <w:wAfter w:w="3268" w:type="pct"/>
          <w:trHeight w:hRule="exact" w:val="360"/>
        </w:trPr>
        <w:tc>
          <w:tcPr>
            <w:tcW w:w="1732" w:type="pct"/>
            <w:tcBorders>
              <w:top w:val="nil"/>
              <w:left w:val="nil"/>
              <w:bottom w:val="single" w:sz="2" w:space="0" w:color="595959" w:themeColor="text1" w:themeTint="A6"/>
              <w:right w:val="nil"/>
            </w:tcBorders>
            <w:vAlign w:val="bottom"/>
          </w:tcPr>
          <w:p w14:paraId="14F04275" w14:textId="77777777" w:rsidR="00871F55" w:rsidRPr="00002EB2" w:rsidRDefault="00871F55" w:rsidP="005D4934">
            <w:pPr>
              <w:spacing w:after="0"/>
              <w:rPr>
                <w:rFonts w:ascii="Open Sans" w:hAnsi="Open Sans" w:cs="Open Sans"/>
                <w:b/>
                <w:bCs/>
                <w:iCs/>
                <w:caps/>
                <w:sz w:val="20"/>
                <w:szCs w:val="20"/>
              </w:rPr>
            </w:pPr>
            <w:r w:rsidRPr="00002EB2">
              <w:rPr>
                <w:rFonts w:ascii="Open Sans" w:hAnsi="Open Sans" w:cs="Open Sans"/>
                <w:b/>
                <w:caps/>
                <w:sz w:val="20"/>
                <w:szCs w:val="20"/>
              </w:rPr>
              <w:lastRenderedPageBreak/>
              <w:t>CAPSTONE PROJECT MANAGER</w:t>
            </w:r>
          </w:p>
        </w:tc>
      </w:tr>
      <w:tr w:rsidR="00871F55" w:rsidRPr="00002EB2" w14:paraId="5995DCFA" w14:textId="77777777" w:rsidTr="005D4934">
        <w:trPr>
          <w:trHeight w:hRule="exact" w:val="284"/>
        </w:trPr>
        <w:tc>
          <w:tcPr>
            <w:tcW w:w="1732"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054D01D2" w14:textId="77777777" w:rsidR="00871F55" w:rsidRPr="00002EB2" w:rsidRDefault="00871F55" w:rsidP="005D4934">
            <w:pPr>
              <w:rPr>
                <w:rFonts w:ascii="Open Sans" w:hAnsi="Open Sans" w:cs="Open Sans"/>
                <w:iCs/>
                <w:sz w:val="20"/>
                <w:szCs w:val="20"/>
              </w:rPr>
            </w:pPr>
            <w:r w:rsidRPr="00002EB2">
              <w:rPr>
                <w:rFonts w:ascii="Open Sans" w:hAnsi="Open Sans" w:cs="Open Sans"/>
                <w:iCs/>
                <w:sz w:val="20"/>
                <w:szCs w:val="20"/>
              </w:rPr>
              <w:t>Name</w:t>
            </w:r>
          </w:p>
        </w:tc>
        <w:tc>
          <w:tcPr>
            <w:tcW w:w="1327"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764B7F05" w14:textId="77777777" w:rsidR="00871F55" w:rsidRPr="00002EB2" w:rsidRDefault="00871F55" w:rsidP="005D4934">
            <w:pPr>
              <w:rPr>
                <w:rFonts w:ascii="Open Sans" w:hAnsi="Open Sans" w:cs="Open Sans"/>
                <w:bCs/>
                <w:iCs/>
                <w:sz w:val="20"/>
                <w:szCs w:val="20"/>
              </w:rPr>
            </w:pPr>
            <w:r w:rsidRPr="00002EB2">
              <w:rPr>
                <w:rFonts w:ascii="Open Sans" w:hAnsi="Open Sans" w:cs="Open Sans"/>
                <w:bCs/>
                <w:iCs/>
                <w:sz w:val="20"/>
                <w:szCs w:val="20"/>
              </w:rPr>
              <w:t>Date</w:t>
            </w:r>
          </w:p>
        </w:tc>
        <w:tc>
          <w:tcPr>
            <w:tcW w:w="1941"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4954E9B0" w14:textId="77777777" w:rsidR="00871F55" w:rsidRPr="00002EB2" w:rsidRDefault="00871F55" w:rsidP="005D4934">
            <w:pPr>
              <w:rPr>
                <w:rFonts w:ascii="Open Sans" w:hAnsi="Open Sans" w:cs="Open Sans"/>
                <w:bCs/>
                <w:iCs/>
                <w:sz w:val="20"/>
                <w:szCs w:val="20"/>
              </w:rPr>
            </w:pPr>
            <w:r w:rsidRPr="00002EB2">
              <w:rPr>
                <w:rFonts w:ascii="Open Sans" w:hAnsi="Open Sans" w:cs="Open Sans"/>
                <w:iCs/>
                <w:sz w:val="20"/>
                <w:szCs w:val="20"/>
              </w:rPr>
              <w:t>Signature (add name if sending by email)</w:t>
            </w:r>
          </w:p>
        </w:tc>
      </w:tr>
      <w:tr w:rsidR="00871F55" w:rsidRPr="00002EB2" w14:paraId="559D0F4E" w14:textId="77777777" w:rsidTr="005D4934">
        <w:trPr>
          <w:trHeight w:val="432"/>
        </w:trPr>
        <w:tc>
          <w:tcPr>
            <w:tcW w:w="1732"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654B4D11" w14:textId="77777777" w:rsidR="00871F55" w:rsidRPr="00002EB2" w:rsidRDefault="00871F55" w:rsidP="005D4934">
            <w:pPr>
              <w:spacing w:after="0"/>
              <w:rPr>
                <w:rFonts w:ascii="Open Sans" w:hAnsi="Open Sans" w:cs="Open Sans"/>
                <w:bCs/>
                <w:sz w:val="20"/>
                <w:szCs w:val="20"/>
                <w:lang w:val="hu-HU"/>
              </w:rPr>
            </w:pPr>
            <w:r w:rsidRPr="00002EB2">
              <w:rPr>
                <w:rFonts w:ascii="Open Sans" w:hAnsi="Open Sans" w:cs="Open Sans"/>
                <w:iCs/>
                <w:sz w:val="20"/>
                <w:szCs w:val="20"/>
              </w:rPr>
              <w:t>Eduardo Arino de la Rubia</w:t>
            </w:r>
          </w:p>
        </w:tc>
        <w:tc>
          <w:tcPr>
            <w:tcW w:w="1327"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14D874BF" w14:textId="77777777" w:rsidR="00871F55" w:rsidRPr="00002EB2" w:rsidRDefault="00871F55" w:rsidP="005D4934">
            <w:pPr>
              <w:spacing w:after="0"/>
              <w:rPr>
                <w:rFonts w:ascii="Open Sans" w:hAnsi="Open Sans" w:cs="Open Sans"/>
                <w:bCs/>
                <w:iCs/>
                <w:sz w:val="20"/>
                <w:szCs w:val="20"/>
              </w:rPr>
            </w:pPr>
          </w:p>
        </w:tc>
        <w:tc>
          <w:tcPr>
            <w:tcW w:w="1941"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4F03889F" w14:textId="77777777" w:rsidR="00871F55" w:rsidRPr="00002EB2" w:rsidRDefault="00871F55" w:rsidP="005D4934">
            <w:pPr>
              <w:spacing w:after="0"/>
              <w:rPr>
                <w:rFonts w:ascii="Open Sans" w:hAnsi="Open Sans" w:cs="Open Sans"/>
                <w:bCs/>
                <w:iCs/>
                <w:sz w:val="20"/>
                <w:szCs w:val="20"/>
              </w:rPr>
            </w:pPr>
          </w:p>
        </w:tc>
      </w:tr>
      <w:tr w:rsidR="00871F55" w:rsidRPr="00002EB2" w14:paraId="77E875F8" w14:textId="77777777" w:rsidTr="005D4934">
        <w:trPr>
          <w:gridAfter w:val="2"/>
          <w:wAfter w:w="3268" w:type="pct"/>
          <w:trHeight w:hRule="exact" w:val="360"/>
        </w:trPr>
        <w:tc>
          <w:tcPr>
            <w:tcW w:w="1732" w:type="pct"/>
            <w:tcBorders>
              <w:top w:val="nil"/>
              <w:left w:val="nil"/>
              <w:bottom w:val="single" w:sz="2" w:space="0" w:color="595959" w:themeColor="text1" w:themeTint="A6"/>
              <w:right w:val="nil"/>
            </w:tcBorders>
            <w:vAlign w:val="bottom"/>
          </w:tcPr>
          <w:p w14:paraId="0561117C" w14:textId="77777777" w:rsidR="00871F55" w:rsidRPr="00002EB2" w:rsidRDefault="00871F55" w:rsidP="005D4934">
            <w:pPr>
              <w:spacing w:after="0"/>
              <w:rPr>
                <w:rFonts w:ascii="Open Sans" w:hAnsi="Open Sans" w:cs="Open Sans"/>
                <w:b/>
                <w:bCs/>
                <w:iCs/>
                <w:caps/>
                <w:sz w:val="20"/>
                <w:szCs w:val="20"/>
              </w:rPr>
            </w:pPr>
            <w:r w:rsidRPr="00002EB2">
              <w:rPr>
                <w:rFonts w:ascii="Open Sans" w:hAnsi="Open Sans" w:cs="Open Sans"/>
                <w:b/>
                <w:caps/>
                <w:sz w:val="20"/>
                <w:szCs w:val="20"/>
              </w:rPr>
              <w:t>PROGRAM COORDINATOR</w:t>
            </w:r>
          </w:p>
        </w:tc>
      </w:tr>
      <w:tr w:rsidR="00871F55" w:rsidRPr="00002EB2" w14:paraId="37EA3750" w14:textId="77777777" w:rsidTr="005D4934">
        <w:trPr>
          <w:trHeight w:hRule="exact" w:val="284"/>
        </w:trPr>
        <w:tc>
          <w:tcPr>
            <w:tcW w:w="1732"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2C02A694" w14:textId="77777777" w:rsidR="00871F55" w:rsidRPr="00002EB2" w:rsidRDefault="00871F55" w:rsidP="005D4934">
            <w:pPr>
              <w:rPr>
                <w:rFonts w:ascii="Open Sans" w:hAnsi="Open Sans" w:cs="Open Sans"/>
                <w:iCs/>
                <w:sz w:val="20"/>
                <w:szCs w:val="20"/>
              </w:rPr>
            </w:pPr>
            <w:r w:rsidRPr="00002EB2">
              <w:rPr>
                <w:rFonts w:ascii="Open Sans" w:hAnsi="Open Sans" w:cs="Open Sans"/>
                <w:iCs/>
                <w:sz w:val="20"/>
                <w:szCs w:val="20"/>
              </w:rPr>
              <w:t>Name</w:t>
            </w:r>
          </w:p>
        </w:tc>
        <w:tc>
          <w:tcPr>
            <w:tcW w:w="1327"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7CBD3C6D" w14:textId="77777777" w:rsidR="00871F55" w:rsidRPr="00002EB2" w:rsidRDefault="00871F55" w:rsidP="005D4934">
            <w:pPr>
              <w:rPr>
                <w:rFonts w:ascii="Open Sans" w:hAnsi="Open Sans" w:cs="Open Sans"/>
                <w:bCs/>
                <w:iCs/>
                <w:sz w:val="20"/>
                <w:szCs w:val="20"/>
              </w:rPr>
            </w:pPr>
            <w:r w:rsidRPr="00002EB2">
              <w:rPr>
                <w:rFonts w:ascii="Open Sans" w:hAnsi="Open Sans" w:cs="Open Sans"/>
                <w:bCs/>
                <w:iCs/>
                <w:sz w:val="20"/>
                <w:szCs w:val="20"/>
              </w:rPr>
              <w:t>Date</w:t>
            </w:r>
          </w:p>
        </w:tc>
        <w:tc>
          <w:tcPr>
            <w:tcW w:w="1941"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02C41870" w14:textId="77777777" w:rsidR="00871F55" w:rsidRPr="00002EB2" w:rsidRDefault="00871F55" w:rsidP="005D4934">
            <w:pPr>
              <w:rPr>
                <w:rFonts w:ascii="Open Sans" w:hAnsi="Open Sans" w:cs="Open Sans"/>
                <w:bCs/>
                <w:iCs/>
                <w:sz w:val="20"/>
                <w:szCs w:val="20"/>
              </w:rPr>
            </w:pPr>
            <w:r w:rsidRPr="00002EB2">
              <w:rPr>
                <w:rFonts w:ascii="Open Sans" w:hAnsi="Open Sans" w:cs="Open Sans"/>
                <w:iCs/>
                <w:sz w:val="20"/>
                <w:szCs w:val="20"/>
              </w:rPr>
              <w:t>Signature (add name if sending by email)</w:t>
            </w:r>
          </w:p>
        </w:tc>
      </w:tr>
      <w:tr w:rsidR="00871F55" w:rsidRPr="00002EB2" w14:paraId="609A1CFE" w14:textId="77777777" w:rsidTr="005D4934">
        <w:trPr>
          <w:trHeight w:val="432"/>
        </w:trPr>
        <w:tc>
          <w:tcPr>
            <w:tcW w:w="1732"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2F58BB80" w14:textId="77777777" w:rsidR="00871F55" w:rsidRPr="00002EB2" w:rsidRDefault="00871F55" w:rsidP="005D4934">
            <w:pPr>
              <w:spacing w:after="0"/>
              <w:rPr>
                <w:rFonts w:ascii="Open Sans" w:hAnsi="Open Sans" w:cs="Open Sans"/>
                <w:iCs/>
                <w:sz w:val="20"/>
                <w:szCs w:val="20"/>
              </w:rPr>
            </w:pPr>
            <w:r w:rsidRPr="00002EB2">
              <w:rPr>
                <w:rFonts w:ascii="Open Sans" w:hAnsi="Open Sans" w:cs="Open Sans"/>
                <w:bCs/>
                <w:sz w:val="20"/>
                <w:szCs w:val="20"/>
              </w:rPr>
              <w:t>Dominika Dash</w:t>
            </w:r>
          </w:p>
        </w:tc>
        <w:tc>
          <w:tcPr>
            <w:tcW w:w="1327"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7A1DFA42" w14:textId="77777777" w:rsidR="00871F55" w:rsidRPr="00002EB2" w:rsidRDefault="00871F55" w:rsidP="005D4934">
            <w:pPr>
              <w:spacing w:after="0"/>
              <w:rPr>
                <w:rFonts w:ascii="Open Sans" w:hAnsi="Open Sans" w:cs="Open Sans"/>
                <w:bCs/>
                <w:iCs/>
                <w:sz w:val="20"/>
                <w:szCs w:val="20"/>
              </w:rPr>
            </w:pPr>
          </w:p>
        </w:tc>
        <w:tc>
          <w:tcPr>
            <w:tcW w:w="1941"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6B16B13B" w14:textId="77777777" w:rsidR="00871F55" w:rsidRPr="00002EB2" w:rsidRDefault="00871F55" w:rsidP="005D4934">
            <w:pPr>
              <w:spacing w:after="0"/>
              <w:rPr>
                <w:rFonts w:ascii="Open Sans" w:hAnsi="Open Sans" w:cs="Open Sans"/>
                <w:bCs/>
                <w:iCs/>
                <w:sz w:val="20"/>
                <w:szCs w:val="20"/>
              </w:rPr>
            </w:pPr>
          </w:p>
        </w:tc>
      </w:tr>
      <w:tr w:rsidR="00871F55" w:rsidRPr="00002EB2" w14:paraId="107956E1" w14:textId="77777777" w:rsidTr="00EF463F">
        <w:trPr>
          <w:gridAfter w:val="2"/>
          <w:wAfter w:w="3268" w:type="pct"/>
          <w:trHeight w:hRule="exact" w:val="535"/>
        </w:trPr>
        <w:tc>
          <w:tcPr>
            <w:tcW w:w="1732" w:type="pct"/>
            <w:tcBorders>
              <w:top w:val="nil"/>
              <w:left w:val="nil"/>
              <w:bottom w:val="single" w:sz="2" w:space="0" w:color="595959" w:themeColor="text1" w:themeTint="A6"/>
              <w:right w:val="nil"/>
            </w:tcBorders>
            <w:vAlign w:val="bottom"/>
          </w:tcPr>
          <w:p w14:paraId="13572028" w14:textId="77777777" w:rsidR="00871F55" w:rsidRPr="00002EB2" w:rsidRDefault="00871F55" w:rsidP="005D4934">
            <w:pPr>
              <w:spacing w:after="0"/>
              <w:rPr>
                <w:rFonts w:ascii="Open Sans" w:hAnsi="Open Sans" w:cs="Open Sans"/>
                <w:b/>
                <w:bCs/>
                <w:iCs/>
                <w:caps/>
                <w:sz w:val="20"/>
                <w:szCs w:val="20"/>
              </w:rPr>
            </w:pPr>
            <w:r w:rsidRPr="00002EB2">
              <w:rPr>
                <w:rFonts w:ascii="Open Sans" w:hAnsi="Open Sans" w:cs="Open Sans"/>
                <w:b/>
                <w:bCs/>
                <w:iCs/>
                <w:caps/>
                <w:sz w:val="20"/>
                <w:szCs w:val="20"/>
              </w:rPr>
              <w:t xml:space="preserve">CEU PRO-RECTOR FOR RESEARCH </w:t>
            </w:r>
          </w:p>
        </w:tc>
      </w:tr>
      <w:tr w:rsidR="00871F55" w:rsidRPr="00002EB2" w14:paraId="0375BF52" w14:textId="77777777" w:rsidTr="005D4934">
        <w:trPr>
          <w:trHeight w:hRule="exact" w:val="284"/>
        </w:trPr>
        <w:tc>
          <w:tcPr>
            <w:tcW w:w="1732"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1A06BFFF" w14:textId="77777777" w:rsidR="00871F55" w:rsidRPr="00002EB2" w:rsidRDefault="00871F55" w:rsidP="005D4934">
            <w:pPr>
              <w:rPr>
                <w:rFonts w:ascii="Open Sans" w:hAnsi="Open Sans" w:cs="Open Sans"/>
                <w:iCs/>
                <w:sz w:val="20"/>
                <w:szCs w:val="20"/>
              </w:rPr>
            </w:pPr>
            <w:r w:rsidRPr="00002EB2">
              <w:rPr>
                <w:rFonts w:ascii="Open Sans" w:hAnsi="Open Sans" w:cs="Open Sans"/>
                <w:iCs/>
                <w:sz w:val="20"/>
                <w:szCs w:val="20"/>
              </w:rPr>
              <w:t>Name</w:t>
            </w:r>
          </w:p>
        </w:tc>
        <w:tc>
          <w:tcPr>
            <w:tcW w:w="1327"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10004D57" w14:textId="77777777" w:rsidR="00871F55" w:rsidRPr="00002EB2" w:rsidRDefault="00871F55" w:rsidP="005D4934">
            <w:pPr>
              <w:rPr>
                <w:rFonts w:ascii="Open Sans" w:hAnsi="Open Sans" w:cs="Open Sans"/>
                <w:bCs/>
                <w:iCs/>
                <w:sz w:val="20"/>
                <w:szCs w:val="20"/>
              </w:rPr>
            </w:pPr>
            <w:r w:rsidRPr="00002EB2">
              <w:rPr>
                <w:rFonts w:ascii="Open Sans" w:hAnsi="Open Sans" w:cs="Open Sans"/>
                <w:bCs/>
                <w:iCs/>
                <w:sz w:val="20"/>
                <w:szCs w:val="20"/>
              </w:rPr>
              <w:t>Date</w:t>
            </w:r>
          </w:p>
        </w:tc>
        <w:tc>
          <w:tcPr>
            <w:tcW w:w="1941"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76A3C2D1" w14:textId="77777777" w:rsidR="00871F55" w:rsidRPr="00002EB2" w:rsidRDefault="00871F55" w:rsidP="005D4934">
            <w:pPr>
              <w:rPr>
                <w:rFonts w:ascii="Open Sans" w:hAnsi="Open Sans" w:cs="Open Sans"/>
                <w:bCs/>
                <w:iCs/>
                <w:sz w:val="20"/>
                <w:szCs w:val="20"/>
              </w:rPr>
            </w:pPr>
            <w:r w:rsidRPr="00002EB2">
              <w:rPr>
                <w:rFonts w:ascii="Open Sans" w:hAnsi="Open Sans" w:cs="Open Sans"/>
                <w:iCs/>
                <w:sz w:val="20"/>
                <w:szCs w:val="20"/>
              </w:rPr>
              <w:t>Signature (add name if sending by email)</w:t>
            </w:r>
          </w:p>
        </w:tc>
      </w:tr>
      <w:tr w:rsidR="00871F55" w:rsidRPr="00002EB2" w14:paraId="17D1608B" w14:textId="77777777" w:rsidTr="005D4934">
        <w:trPr>
          <w:trHeight w:val="432"/>
        </w:trPr>
        <w:tc>
          <w:tcPr>
            <w:tcW w:w="1732"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573955C6" w14:textId="77777777" w:rsidR="00871F55" w:rsidRPr="00002EB2" w:rsidRDefault="00871F55" w:rsidP="005D4934">
            <w:pPr>
              <w:spacing w:after="0"/>
              <w:rPr>
                <w:rFonts w:ascii="Open Sans" w:hAnsi="Open Sans" w:cs="Open Sans"/>
                <w:iCs/>
                <w:sz w:val="20"/>
                <w:szCs w:val="20"/>
              </w:rPr>
            </w:pPr>
            <w:r w:rsidRPr="00002EB2">
              <w:rPr>
                <w:rFonts w:ascii="Open Sans" w:hAnsi="Open Sans" w:cs="Open Sans"/>
                <w:iCs/>
                <w:sz w:val="20"/>
                <w:szCs w:val="20"/>
              </w:rPr>
              <w:t>Eva Fodor</w:t>
            </w:r>
          </w:p>
        </w:tc>
        <w:tc>
          <w:tcPr>
            <w:tcW w:w="1327"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4D9C747B" w14:textId="77777777" w:rsidR="00871F55" w:rsidRPr="00002EB2" w:rsidRDefault="00871F55" w:rsidP="005D4934">
            <w:pPr>
              <w:spacing w:after="0"/>
              <w:rPr>
                <w:rFonts w:ascii="Open Sans" w:hAnsi="Open Sans" w:cs="Open Sans"/>
                <w:bCs/>
                <w:iCs/>
                <w:sz w:val="20"/>
                <w:szCs w:val="20"/>
              </w:rPr>
            </w:pPr>
          </w:p>
        </w:tc>
        <w:tc>
          <w:tcPr>
            <w:tcW w:w="1941"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062D6D93" w14:textId="77777777" w:rsidR="00871F55" w:rsidRPr="00002EB2" w:rsidRDefault="00871F55" w:rsidP="005D4934">
            <w:pPr>
              <w:spacing w:after="0"/>
              <w:rPr>
                <w:rFonts w:ascii="Open Sans" w:hAnsi="Open Sans" w:cs="Open Sans"/>
                <w:bCs/>
                <w:iCs/>
                <w:sz w:val="20"/>
                <w:szCs w:val="20"/>
              </w:rPr>
            </w:pPr>
          </w:p>
        </w:tc>
      </w:tr>
      <w:tr w:rsidR="00871F55" w:rsidRPr="00002EB2" w14:paraId="5A776D0E" w14:textId="77777777" w:rsidTr="00EF463F">
        <w:trPr>
          <w:gridAfter w:val="2"/>
          <w:wAfter w:w="3268" w:type="pct"/>
          <w:trHeight w:hRule="exact" w:val="579"/>
        </w:trPr>
        <w:tc>
          <w:tcPr>
            <w:tcW w:w="1732" w:type="pct"/>
            <w:tcBorders>
              <w:top w:val="nil"/>
              <w:left w:val="nil"/>
              <w:bottom w:val="single" w:sz="2" w:space="0" w:color="595959" w:themeColor="text1" w:themeTint="A6"/>
              <w:right w:val="nil"/>
            </w:tcBorders>
            <w:vAlign w:val="bottom"/>
          </w:tcPr>
          <w:p w14:paraId="56717A8E" w14:textId="77777777" w:rsidR="00871F55" w:rsidRPr="00002EB2" w:rsidRDefault="00871F55" w:rsidP="005D4934">
            <w:pPr>
              <w:spacing w:after="0"/>
              <w:rPr>
                <w:rFonts w:ascii="Open Sans" w:hAnsi="Open Sans" w:cs="Open Sans"/>
                <w:b/>
                <w:bCs/>
                <w:iCs/>
                <w:caps/>
                <w:sz w:val="20"/>
                <w:szCs w:val="20"/>
              </w:rPr>
            </w:pPr>
            <w:r w:rsidRPr="00002EB2">
              <w:rPr>
                <w:rFonts w:ascii="Open Sans" w:hAnsi="Open Sans" w:cs="Open Sans"/>
                <w:b/>
                <w:caps/>
                <w:sz w:val="20"/>
                <w:szCs w:val="20"/>
              </w:rPr>
              <w:t>PROGRAM HEAD (iF APPLICABLE)</w:t>
            </w:r>
          </w:p>
        </w:tc>
      </w:tr>
      <w:tr w:rsidR="00871F55" w:rsidRPr="00002EB2" w14:paraId="3402E353" w14:textId="77777777" w:rsidTr="005D4934">
        <w:trPr>
          <w:trHeight w:hRule="exact" w:val="284"/>
        </w:trPr>
        <w:tc>
          <w:tcPr>
            <w:tcW w:w="1732"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329F9943" w14:textId="77777777" w:rsidR="00871F55" w:rsidRPr="00002EB2" w:rsidRDefault="00871F55" w:rsidP="005D4934">
            <w:pPr>
              <w:rPr>
                <w:rFonts w:ascii="Open Sans" w:hAnsi="Open Sans" w:cs="Open Sans"/>
                <w:iCs/>
                <w:sz w:val="20"/>
                <w:szCs w:val="20"/>
              </w:rPr>
            </w:pPr>
            <w:r w:rsidRPr="00002EB2">
              <w:rPr>
                <w:rFonts w:ascii="Open Sans" w:hAnsi="Open Sans" w:cs="Open Sans"/>
                <w:iCs/>
                <w:sz w:val="20"/>
                <w:szCs w:val="20"/>
              </w:rPr>
              <w:t>Name</w:t>
            </w:r>
          </w:p>
        </w:tc>
        <w:tc>
          <w:tcPr>
            <w:tcW w:w="1327"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2FC77DC0" w14:textId="77777777" w:rsidR="00871F55" w:rsidRPr="00002EB2" w:rsidRDefault="00871F55" w:rsidP="005D4934">
            <w:pPr>
              <w:rPr>
                <w:rFonts w:ascii="Open Sans" w:hAnsi="Open Sans" w:cs="Open Sans"/>
                <w:bCs/>
                <w:iCs/>
                <w:sz w:val="20"/>
                <w:szCs w:val="20"/>
              </w:rPr>
            </w:pPr>
            <w:r w:rsidRPr="00002EB2">
              <w:rPr>
                <w:rFonts w:ascii="Open Sans" w:hAnsi="Open Sans" w:cs="Open Sans"/>
                <w:bCs/>
                <w:iCs/>
                <w:sz w:val="20"/>
                <w:szCs w:val="20"/>
              </w:rPr>
              <w:t>Date</w:t>
            </w:r>
          </w:p>
        </w:tc>
        <w:tc>
          <w:tcPr>
            <w:tcW w:w="1941"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1330037F" w14:textId="77777777" w:rsidR="00871F55" w:rsidRPr="00002EB2" w:rsidRDefault="00871F55" w:rsidP="005D4934">
            <w:pPr>
              <w:rPr>
                <w:rFonts w:ascii="Open Sans" w:hAnsi="Open Sans" w:cs="Open Sans"/>
                <w:bCs/>
                <w:iCs/>
                <w:sz w:val="20"/>
                <w:szCs w:val="20"/>
              </w:rPr>
            </w:pPr>
            <w:r w:rsidRPr="00002EB2">
              <w:rPr>
                <w:rFonts w:ascii="Open Sans" w:hAnsi="Open Sans" w:cs="Open Sans"/>
                <w:iCs/>
                <w:sz w:val="20"/>
                <w:szCs w:val="20"/>
              </w:rPr>
              <w:t>Signature (add name if sending by email)</w:t>
            </w:r>
          </w:p>
        </w:tc>
      </w:tr>
      <w:tr w:rsidR="00871F55" w:rsidRPr="00002EB2" w14:paraId="599B0729" w14:textId="77777777" w:rsidTr="005D4934">
        <w:trPr>
          <w:trHeight w:val="432"/>
        </w:trPr>
        <w:tc>
          <w:tcPr>
            <w:tcW w:w="1732"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6DD7A5DD" w14:textId="77777777" w:rsidR="00871F55" w:rsidRPr="00002EB2" w:rsidRDefault="00871F55" w:rsidP="005D4934">
            <w:pPr>
              <w:spacing w:after="0"/>
              <w:rPr>
                <w:rFonts w:ascii="Open Sans" w:hAnsi="Open Sans" w:cs="Open Sans"/>
                <w:iCs/>
                <w:sz w:val="20"/>
                <w:szCs w:val="20"/>
              </w:rPr>
            </w:pPr>
            <w:r w:rsidRPr="00002EB2">
              <w:rPr>
                <w:rFonts w:ascii="Open Sans" w:hAnsi="Open Sans" w:cs="Open Sans"/>
                <w:iCs/>
                <w:sz w:val="20"/>
                <w:szCs w:val="20"/>
              </w:rPr>
              <w:t>Gabor Bekes</w:t>
            </w:r>
          </w:p>
        </w:tc>
        <w:tc>
          <w:tcPr>
            <w:tcW w:w="1327"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050310C4" w14:textId="77777777" w:rsidR="00871F55" w:rsidRPr="00002EB2" w:rsidRDefault="00871F55" w:rsidP="005D4934">
            <w:pPr>
              <w:spacing w:after="0"/>
              <w:rPr>
                <w:rFonts w:ascii="Open Sans" w:hAnsi="Open Sans" w:cs="Open Sans"/>
                <w:bCs/>
                <w:iCs/>
                <w:sz w:val="20"/>
                <w:szCs w:val="20"/>
              </w:rPr>
            </w:pPr>
          </w:p>
        </w:tc>
        <w:tc>
          <w:tcPr>
            <w:tcW w:w="1941"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61A6DDE2" w14:textId="77777777" w:rsidR="00871F55" w:rsidRPr="00002EB2" w:rsidRDefault="00871F55" w:rsidP="005D4934">
            <w:pPr>
              <w:spacing w:after="0"/>
              <w:rPr>
                <w:rFonts w:ascii="Open Sans" w:hAnsi="Open Sans" w:cs="Open Sans"/>
                <w:bCs/>
                <w:iCs/>
                <w:sz w:val="20"/>
                <w:szCs w:val="20"/>
              </w:rPr>
            </w:pPr>
          </w:p>
        </w:tc>
      </w:tr>
      <w:tr w:rsidR="00871F55" w:rsidRPr="00002EB2" w14:paraId="49DD8C05" w14:textId="77777777" w:rsidTr="00EF463F">
        <w:trPr>
          <w:gridAfter w:val="2"/>
          <w:wAfter w:w="3268" w:type="pct"/>
          <w:trHeight w:hRule="exact" w:val="530"/>
        </w:trPr>
        <w:tc>
          <w:tcPr>
            <w:tcW w:w="1732" w:type="pct"/>
            <w:tcBorders>
              <w:top w:val="nil"/>
              <w:left w:val="nil"/>
              <w:bottom w:val="single" w:sz="2" w:space="0" w:color="595959" w:themeColor="text1" w:themeTint="A6"/>
              <w:right w:val="nil"/>
            </w:tcBorders>
            <w:vAlign w:val="bottom"/>
          </w:tcPr>
          <w:p w14:paraId="2B6E847D" w14:textId="77777777" w:rsidR="00871F55" w:rsidRPr="00002EB2" w:rsidRDefault="00871F55" w:rsidP="005D4934">
            <w:pPr>
              <w:spacing w:after="0"/>
              <w:rPr>
                <w:rFonts w:ascii="Open Sans" w:hAnsi="Open Sans" w:cs="Open Sans"/>
                <w:b/>
                <w:bCs/>
                <w:iCs/>
                <w:caps/>
                <w:sz w:val="20"/>
                <w:szCs w:val="20"/>
              </w:rPr>
            </w:pPr>
            <w:r w:rsidRPr="00002EB2">
              <w:rPr>
                <w:rFonts w:ascii="Open Sans" w:hAnsi="Open Sans" w:cs="Open Sans"/>
                <w:b/>
                <w:caps/>
                <w:sz w:val="20"/>
                <w:szCs w:val="20"/>
              </w:rPr>
              <w:t>FACULTY SUPERVISOR (IF APPLICABLE)</w:t>
            </w:r>
          </w:p>
        </w:tc>
      </w:tr>
      <w:tr w:rsidR="00871F55" w:rsidRPr="00002EB2" w14:paraId="4DA93CAD" w14:textId="77777777" w:rsidTr="005D4934">
        <w:trPr>
          <w:trHeight w:hRule="exact" w:val="284"/>
        </w:trPr>
        <w:tc>
          <w:tcPr>
            <w:tcW w:w="1732"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53518923" w14:textId="77777777" w:rsidR="00871F55" w:rsidRPr="00002EB2" w:rsidRDefault="00871F55" w:rsidP="005D4934">
            <w:pPr>
              <w:rPr>
                <w:rFonts w:ascii="Open Sans" w:hAnsi="Open Sans" w:cs="Open Sans"/>
                <w:iCs/>
                <w:sz w:val="20"/>
                <w:szCs w:val="20"/>
              </w:rPr>
            </w:pPr>
            <w:r w:rsidRPr="00002EB2">
              <w:rPr>
                <w:rFonts w:ascii="Open Sans" w:hAnsi="Open Sans" w:cs="Open Sans"/>
                <w:iCs/>
                <w:sz w:val="20"/>
                <w:szCs w:val="20"/>
              </w:rPr>
              <w:t>Name</w:t>
            </w:r>
          </w:p>
        </w:tc>
        <w:tc>
          <w:tcPr>
            <w:tcW w:w="1327"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7A06DE13" w14:textId="77777777" w:rsidR="00871F55" w:rsidRPr="00002EB2" w:rsidRDefault="00871F55" w:rsidP="005D4934">
            <w:pPr>
              <w:rPr>
                <w:rFonts w:ascii="Open Sans" w:hAnsi="Open Sans" w:cs="Open Sans"/>
                <w:bCs/>
                <w:iCs/>
                <w:sz w:val="20"/>
                <w:szCs w:val="20"/>
              </w:rPr>
            </w:pPr>
            <w:r w:rsidRPr="00002EB2">
              <w:rPr>
                <w:rFonts w:ascii="Open Sans" w:hAnsi="Open Sans" w:cs="Open Sans"/>
                <w:bCs/>
                <w:iCs/>
                <w:sz w:val="20"/>
                <w:szCs w:val="20"/>
              </w:rPr>
              <w:t>Date</w:t>
            </w:r>
          </w:p>
        </w:tc>
        <w:tc>
          <w:tcPr>
            <w:tcW w:w="1941"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7482815A" w14:textId="77777777" w:rsidR="00871F55" w:rsidRPr="00002EB2" w:rsidRDefault="00871F55" w:rsidP="005D4934">
            <w:pPr>
              <w:rPr>
                <w:rFonts w:ascii="Open Sans" w:hAnsi="Open Sans" w:cs="Open Sans"/>
                <w:bCs/>
                <w:iCs/>
                <w:sz w:val="20"/>
                <w:szCs w:val="20"/>
              </w:rPr>
            </w:pPr>
            <w:r w:rsidRPr="00002EB2">
              <w:rPr>
                <w:rFonts w:ascii="Open Sans" w:hAnsi="Open Sans" w:cs="Open Sans"/>
                <w:iCs/>
                <w:sz w:val="20"/>
                <w:szCs w:val="20"/>
              </w:rPr>
              <w:t>Signature (add name if sending by email)</w:t>
            </w:r>
          </w:p>
        </w:tc>
      </w:tr>
      <w:tr w:rsidR="00871F55" w:rsidRPr="00002EB2" w14:paraId="54C673C4" w14:textId="77777777" w:rsidTr="005D4934">
        <w:trPr>
          <w:trHeight w:val="432"/>
        </w:trPr>
        <w:tc>
          <w:tcPr>
            <w:tcW w:w="1732"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708990BC" w14:textId="77777777" w:rsidR="00871F55" w:rsidRPr="00002EB2" w:rsidRDefault="00871F55" w:rsidP="005D4934">
            <w:pPr>
              <w:spacing w:after="0"/>
              <w:rPr>
                <w:rFonts w:ascii="Open Sans" w:hAnsi="Open Sans" w:cs="Open Sans"/>
                <w:iCs/>
                <w:sz w:val="20"/>
                <w:szCs w:val="20"/>
              </w:rPr>
            </w:pPr>
          </w:p>
        </w:tc>
        <w:tc>
          <w:tcPr>
            <w:tcW w:w="1327"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68827EF8" w14:textId="77777777" w:rsidR="00871F55" w:rsidRPr="00002EB2" w:rsidRDefault="00871F55" w:rsidP="005D4934">
            <w:pPr>
              <w:spacing w:after="0"/>
              <w:rPr>
                <w:rFonts w:ascii="Open Sans" w:hAnsi="Open Sans" w:cs="Open Sans"/>
                <w:bCs/>
                <w:iCs/>
                <w:sz w:val="20"/>
                <w:szCs w:val="20"/>
              </w:rPr>
            </w:pPr>
          </w:p>
        </w:tc>
        <w:tc>
          <w:tcPr>
            <w:tcW w:w="1941" w:type="pct"/>
            <w:tc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tcBorders>
            <w:vAlign w:val="center"/>
          </w:tcPr>
          <w:p w14:paraId="714DE7E7" w14:textId="77777777" w:rsidR="00871F55" w:rsidRPr="00002EB2" w:rsidRDefault="00871F55" w:rsidP="005D4934">
            <w:pPr>
              <w:spacing w:after="0"/>
              <w:rPr>
                <w:rFonts w:ascii="Open Sans" w:hAnsi="Open Sans" w:cs="Open Sans"/>
                <w:bCs/>
                <w:iCs/>
                <w:sz w:val="20"/>
                <w:szCs w:val="20"/>
              </w:rPr>
            </w:pPr>
          </w:p>
        </w:tc>
      </w:tr>
    </w:tbl>
    <w:p w14:paraId="16898031" w14:textId="77777777" w:rsidR="00871F55" w:rsidRPr="00002EB2" w:rsidRDefault="00871F55" w:rsidP="009E7F3B">
      <w:pPr>
        <w:rPr>
          <w:rFonts w:ascii="Open Sans" w:hAnsi="Open Sans" w:cs="Open Sans"/>
          <w:sz w:val="20"/>
          <w:szCs w:val="20"/>
          <w:lang w:val="en-GB"/>
        </w:rPr>
      </w:pPr>
    </w:p>
    <w:sectPr w:rsidR="00871F55" w:rsidRPr="00002EB2" w:rsidSect="003A566F">
      <w:type w:val="continuous"/>
      <w:pgSz w:w="11907" w:h="16839" w:code="9"/>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khatova, Ardak" w:date="2026-03-25T09:38:00Z" w:initials="AA">
    <w:p w14:paraId="7C751259" w14:textId="77777777" w:rsidR="00990A54" w:rsidRDefault="00990A54" w:rsidP="007A758C">
      <w:pPr>
        <w:pStyle w:val="CommentText"/>
      </w:pPr>
      <w:r>
        <w:rPr>
          <w:rStyle w:val="CommentReference"/>
        </w:rPr>
        <w:annotationRef/>
      </w:r>
      <w:r>
        <w:rPr>
          <w:lang w:val="de-AT"/>
        </w:rPr>
        <w:t>In general, very good, concise and clear Background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7512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ABC184" w16cex:dateUtc="2026-03-25T08:38:00Z">
    <w16cex:extLst>
      <w16:ext w16:uri="{CE6994B0-6A32-4C9F-8C6B-6E91EDA988CE}">
        <cr:reactions xmlns:cr="http://schemas.microsoft.com/office/comments/2020/reactions">
          <cr:reaction reactionType="1">
            <cr:reactionInfo dateUtc="2026-03-28T14:23:50Z">
              <cr:user userId="S::Jurakhonova_Farangiz@student.ceu.edu::540349f5-409b-4b37-9867-dcb700d92427" userProvider="AD" userName="Farangiz Jurakhonov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751259" w16cid:durableId="14ABC1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36A4D" w14:textId="77777777" w:rsidR="003E54CA" w:rsidRDefault="003E54CA" w:rsidP="0018258C">
      <w:pPr>
        <w:spacing w:after="0" w:line="240" w:lineRule="auto"/>
      </w:pPr>
      <w:r>
        <w:separator/>
      </w:r>
    </w:p>
  </w:endnote>
  <w:endnote w:type="continuationSeparator" w:id="0">
    <w:p w14:paraId="7B9B4819" w14:textId="77777777" w:rsidR="003E54CA" w:rsidRDefault="003E54CA" w:rsidP="00182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abon">
    <w:altName w:val="Courier New"/>
    <w:panose1 w:val="020B06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6306" w14:textId="764A5E06" w:rsidR="00D8451C" w:rsidRDefault="00D8451C" w:rsidP="00D8451C">
    <w:pPr>
      <w:pStyle w:val="Footer"/>
      <w:tabs>
        <w:tab w:val="clear" w:pos="4680"/>
        <w:tab w:val="clear" w:pos="9360"/>
        <w:tab w:val="left" w:pos="6901"/>
      </w:tabs>
      <w:rPr>
        <w:noProof/>
      </w:rPr>
    </w:pPr>
    <w:r>
      <w:rPr>
        <w:noProof/>
      </w:rPr>
      <w:drawing>
        <wp:anchor distT="0" distB="0" distL="114300" distR="114300" simplePos="0" relativeHeight="251664384" behindDoc="1" locked="0" layoutInCell="1" allowOverlap="1" wp14:anchorId="672BAA7C" wp14:editId="3FD3F60E">
          <wp:simplePos x="0" y="0"/>
          <wp:positionH relativeFrom="margin">
            <wp:posOffset>448310</wp:posOffset>
          </wp:positionH>
          <wp:positionV relativeFrom="paragraph">
            <wp:posOffset>-42496</wp:posOffset>
          </wp:positionV>
          <wp:extent cx="5749290" cy="393700"/>
          <wp:effectExtent l="0" t="0" r="0" b="6350"/>
          <wp:wrapNone/>
          <wp:docPr id="1683946011"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b="35182"/>
                  <a:stretch/>
                </pic:blipFill>
                <pic:spPr bwMode="auto">
                  <a:xfrm>
                    <a:off x="0" y="0"/>
                    <a:ext cx="5749290" cy="393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4F0511" w14:textId="03F2022E" w:rsidR="0018258C" w:rsidRDefault="00D8451C" w:rsidP="00D8451C">
    <w:pPr>
      <w:pStyle w:val="Footer"/>
      <w:tabs>
        <w:tab w:val="clear" w:pos="4680"/>
        <w:tab w:val="clear" w:pos="9360"/>
        <w:tab w:val="left" w:pos="690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6699A" w14:textId="77777777" w:rsidR="003E54CA" w:rsidRDefault="003E54CA" w:rsidP="0018258C">
      <w:pPr>
        <w:spacing w:after="0" w:line="240" w:lineRule="auto"/>
      </w:pPr>
      <w:r>
        <w:separator/>
      </w:r>
    </w:p>
  </w:footnote>
  <w:footnote w:type="continuationSeparator" w:id="0">
    <w:p w14:paraId="3A0946BC" w14:textId="77777777" w:rsidR="003E54CA" w:rsidRDefault="003E54CA" w:rsidP="00182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5A2CB" w14:textId="4CF6F62D" w:rsidR="00921668" w:rsidRDefault="00C3357A" w:rsidP="00C3357A">
    <w:pPr>
      <w:pStyle w:val="Header"/>
      <w:jc w:val="right"/>
    </w:pPr>
    <w:r>
      <w:rPr>
        <w:noProof/>
      </w:rPr>
      <w:drawing>
        <wp:anchor distT="0" distB="0" distL="114300" distR="114300" simplePos="0" relativeHeight="251665408" behindDoc="0" locked="0" layoutInCell="1" allowOverlap="1" wp14:anchorId="394F02C6" wp14:editId="4515EA3C">
          <wp:simplePos x="0" y="0"/>
          <wp:positionH relativeFrom="margin">
            <wp:posOffset>5556250</wp:posOffset>
          </wp:positionH>
          <wp:positionV relativeFrom="paragraph">
            <wp:posOffset>-228600</wp:posOffset>
          </wp:positionV>
          <wp:extent cx="1090540" cy="615950"/>
          <wp:effectExtent l="0" t="0" r="0" b="0"/>
          <wp:wrapThrough wrapText="bothSides">
            <wp:wrapPolygon edited="0">
              <wp:start x="4529" y="2004"/>
              <wp:lineTo x="1887" y="6680"/>
              <wp:lineTo x="1510" y="12693"/>
              <wp:lineTo x="3019" y="15365"/>
              <wp:lineTo x="3397" y="16701"/>
              <wp:lineTo x="5284" y="18705"/>
              <wp:lineTo x="7171" y="18705"/>
              <wp:lineTo x="7548" y="17369"/>
              <wp:lineTo x="7171" y="14029"/>
              <wp:lineTo x="19625" y="11357"/>
              <wp:lineTo x="19625" y="8685"/>
              <wp:lineTo x="6416" y="2004"/>
              <wp:lineTo x="4529" y="2004"/>
            </wp:wrapPolygon>
          </wp:wrapThrough>
          <wp:docPr id="748277550" name="Picture 2" descr="A blue and black triangle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02097" name="Picture 2" descr="A blue and black triangle shap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0540" cy="615950"/>
                  </a:xfrm>
                  <a:prstGeom prst="rect">
                    <a:avLst/>
                  </a:prstGeom>
                </pic:spPr>
              </pic:pic>
            </a:graphicData>
          </a:graphic>
          <wp14:sizeRelH relativeFrom="page">
            <wp14:pctWidth>0</wp14:pctWidth>
          </wp14:sizeRelH>
          <wp14:sizeRelV relativeFrom="page">
            <wp14:pctHeight>0</wp14:pctHeight>
          </wp14:sizeRelV>
        </wp:anchor>
      </w:drawing>
    </w:r>
  </w:p>
  <w:p w14:paraId="0C8D6BD9" w14:textId="77777777" w:rsidR="00921668" w:rsidRDefault="009216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E3C20"/>
    <w:multiLevelType w:val="multilevel"/>
    <w:tmpl w:val="99445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3F2644"/>
    <w:multiLevelType w:val="multilevel"/>
    <w:tmpl w:val="96D4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36553"/>
    <w:multiLevelType w:val="multilevel"/>
    <w:tmpl w:val="C570FD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8540BBC"/>
    <w:multiLevelType w:val="multilevel"/>
    <w:tmpl w:val="AA68E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A970AA"/>
    <w:multiLevelType w:val="multilevel"/>
    <w:tmpl w:val="147E99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7F76600"/>
    <w:multiLevelType w:val="hybridMultilevel"/>
    <w:tmpl w:val="D1485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4A775C"/>
    <w:multiLevelType w:val="multilevel"/>
    <w:tmpl w:val="ACEE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3539C"/>
    <w:multiLevelType w:val="hybridMultilevel"/>
    <w:tmpl w:val="8FFE9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A422E52"/>
    <w:multiLevelType w:val="multilevel"/>
    <w:tmpl w:val="672EE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CB3B5F"/>
    <w:multiLevelType w:val="hybridMultilevel"/>
    <w:tmpl w:val="DB6C5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EE4F26"/>
    <w:multiLevelType w:val="multilevel"/>
    <w:tmpl w:val="6C5A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67468"/>
    <w:multiLevelType w:val="multilevel"/>
    <w:tmpl w:val="F918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824AC"/>
    <w:multiLevelType w:val="multilevel"/>
    <w:tmpl w:val="4B66FB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DB0046"/>
    <w:multiLevelType w:val="multilevel"/>
    <w:tmpl w:val="7D30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D2956"/>
    <w:multiLevelType w:val="multilevel"/>
    <w:tmpl w:val="077A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72A84"/>
    <w:multiLevelType w:val="multilevel"/>
    <w:tmpl w:val="932C6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67412B"/>
    <w:multiLevelType w:val="hybridMultilevel"/>
    <w:tmpl w:val="C42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2060DF"/>
    <w:multiLevelType w:val="multilevel"/>
    <w:tmpl w:val="44D2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845AF"/>
    <w:multiLevelType w:val="hybridMultilevel"/>
    <w:tmpl w:val="17CE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34739E"/>
    <w:multiLevelType w:val="hybridMultilevel"/>
    <w:tmpl w:val="7A462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CF1398"/>
    <w:multiLevelType w:val="multilevel"/>
    <w:tmpl w:val="C96250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64121F5"/>
    <w:multiLevelType w:val="hybridMultilevel"/>
    <w:tmpl w:val="98AEC310"/>
    <w:lvl w:ilvl="0" w:tplc="4252C94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801B18"/>
    <w:multiLevelType w:val="hybridMultilevel"/>
    <w:tmpl w:val="2D1CE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173D63"/>
    <w:multiLevelType w:val="multilevel"/>
    <w:tmpl w:val="899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661648">
    <w:abstractNumId w:val="6"/>
  </w:num>
  <w:num w:numId="2" w16cid:durableId="552041832">
    <w:abstractNumId w:val="12"/>
  </w:num>
  <w:num w:numId="3" w16cid:durableId="1218979155">
    <w:abstractNumId w:val="12"/>
  </w:num>
  <w:num w:numId="4" w16cid:durableId="650716036">
    <w:abstractNumId w:val="0"/>
  </w:num>
  <w:num w:numId="5" w16cid:durableId="1867060445">
    <w:abstractNumId w:val="20"/>
  </w:num>
  <w:num w:numId="6" w16cid:durableId="1272198667">
    <w:abstractNumId w:val="2"/>
  </w:num>
  <w:num w:numId="7" w16cid:durableId="1910261544">
    <w:abstractNumId w:val="15"/>
  </w:num>
  <w:num w:numId="8" w16cid:durableId="807430178">
    <w:abstractNumId w:val="3"/>
  </w:num>
  <w:num w:numId="9" w16cid:durableId="1322737771">
    <w:abstractNumId w:val="8"/>
  </w:num>
  <w:num w:numId="10" w16cid:durableId="674650124">
    <w:abstractNumId w:val="4"/>
  </w:num>
  <w:num w:numId="11" w16cid:durableId="1792363543">
    <w:abstractNumId w:val="22"/>
  </w:num>
  <w:num w:numId="12" w16cid:durableId="697894921">
    <w:abstractNumId w:val="5"/>
  </w:num>
  <w:num w:numId="13" w16cid:durableId="1445424365">
    <w:abstractNumId w:val="7"/>
  </w:num>
  <w:num w:numId="14" w16cid:durableId="1310670848">
    <w:abstractNumId w:val="19"/>
  </w:num>
  <w:num w:numId="15" w16cid:durableId="1077902766">
    <w:abstractNumId w:val="16"/>
  </w:num>
  <w:num w:numId="16" w16cid:durableId="1569535310">
    <w:abstractNumId w:val="9"/>
  </w:num>
  <w:num w:numId="17" w16cid:durableId="428081827">
    <w:abstractNumId w:val="21"/>
  </w:num>
  <w:num w:numId="18" w16cid:durableId="452820865">
    <w:abstractNumId w:val="18"/>
  </w:num>
  <w:num w:numId="19" w16cid:durableId="1612131857">
    <w:abstractNumId w:val="23"/>
  </w:num>
  <w:num w:numId="20" w16cid:durableId="1100906298">
    <w:abstractNumId w:val="10"/>
  </w:num>
  <w:num w:numId="21" w16cid:durableId="469128866">
    <w:abstractNumId w:val="17"/>
  </w:num>
  <w:num w:numId="22" w16cid:durableId="276759819">
    <w:abstractNumId w:val="11"/>
  </w:num>
  <w:num w:numId="23" w16cid:durableId="2077313189">
    <w:abstractNumId w:val="1"/>
  </w:num>
  <w:num w:numId="24" w16cid:durableId="713771079">
    <w:abstractNumId w:val="14"/>
  </w:num>
  <w:num w:numId="25" w16cid:durableId="1674212698">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khatova, Ardak">
    <w15:presenceInfo w15:providerId="AD" w15:userId="S::Ardak.Akhatova@ilf.com::76914410-2a1b-4f06-a4be-74142e51159f"/>
  </w15:person>
  <w15:person w15:author="Farangiz Jurakhonova">
    <w15:presenceInfo w15:providerId="AD" w15:userId="S::Jurakhonova_Farangiz@student.ceu.edu::540349f5-409b-4b37-9867-dcb700d924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B60"/>
    <w:rsid w:val="000007BD"/>
    <w:rsid w:val="00002C5C"/>
    <w:rsid w:val="00002EB2"/>
    <w:rsid w:val="00010C38"/>
    <w:rsid w:val="000431F3"/>
    <w:rsid w:val="000505D9"/>
    <w:rsid w:val="00050B8D"/>
    <w:rsid w:val="00051B60"/>
    <w:rsid w:val="000563BE"/>
    <w:rsid w:val="00056D83"/>
    <w:rsid w:val="000659EE"/>
    <w:rsid w:val="00071AC4"/>
    <w:rsid w:val="0007491A"/>
    <w:rsid w:val="0008607F"/>
    <w:rsid w:val="000875D2"/>
    <w:rsid w:val="000B3618"/>
    <w:rsid w:val="000F5A73"/>
    <w:rsid w:val="00101BA3"/>
    <w:rsid w:val="00110427"/>
    <w:rsid w:val="00116662"/>
    <w:rsid w:val="001171C9"/>
    <w:rsid w:val="001227B4"/>
    <w:rsid w:val="00141354"/>
    <w:rsid w:val="00145609"/>
    <w:rsid w:val="00146E13"/>
    <w:rsid w:val="00157153"/>
    <w:rsid w:val="00163F2E"/>
    <w:rsid w:val="0017042D"/>
    <w:rsid w:val="00174AF2"/>
    <w:rsid w:val="001763B5"/>
    <w:rsid w:val="00177DFD"/>
    <w:rsid w:val="00180F0D"/>
    <w:rsid w:val="0018258C"/>
    <w:rsid w:val="001A1CE7"/>
    <w:rsid w:val="001A312D"/>
    <w:rsid w:val="001B2F17"/>
    <w:rsid w:val="001C3391"/>
    <w:rsid w:val="001C43AB"/>
    <w:rsid w:val="001D1738"/>
    <w:rsid w:val="001D21C8"/>
    <w:rsid w:val="001D3DA4"/>
    <w:rsid w:val="001E4A4F"/>
    <w:rsid w:val="00203272"/>
    <w:rsid w:val="00230F78"/>
    <w:rsid w:val="00242D81"/>
    <w:rsid w:val="0026123B"/>
    <w:rsid w:val="002666F3"/>
    <w:rsid w:val="00266853"/>
    <w:rsid w:val="00271804"/>
    <w:rsid w:val="002722F7"/>
    <w:rsid w:val="00281D2D"/>
    <w:rsid w:val="00287CD3"/>
    <w:rsid w:val="002A175B"/>
    <w:rsid w:val="002A6BE6"/>
    <w:rsid w:val="002B5410"/>
    <w:rsid w:val="002C0A75"/>
    <w:rsid w:val="002D6FE8"/>
    <w:rsid w:val="00300153"/>
    <w:rsid w:val="00331F8F"/>
    <w:rsid w:val="003450DC"/>
    <w:rsid w:val="00346937"/>
    <w:rsid w:val="00352A53"/>
    <w:rsid w:val="00357D9B"/>
    <w:rsid w:val="0038163F"/>
    <w:rsid w:val="003866A3"/>
    <w:rsid w:val="003A566F"/>
    <w:rsid w:val="003A76E1"/>
    <w:rsid w:val="003A7713"/>
    <w:rsid w:val="003B74DD"/>
    <w:rsid w:val="003E210C"/>
    <w:rsid w:val="003E54CA"/>
    <w:rsid w:val="00407D72"/>
    <w:rsid w:val="00413B01"/>
    <w:rsid w:val="004205BE"/>
    <w:rsid w:val="00442B75"/>
    <w:rsid w:val="00443FA3"/>
    <w:rsid w:val="00454419"/>
    <w:rsid w:val="00457ABD"/>
    <w:rsid w:val="00462769"/>
    <w:rsid w:val="004645D7"/>
    <w:rsid w:val="00464CCE"/>
    <w:rsid w:val="004815ED"/>
    <w:rsid w:val="00483942"/>
    <w:rsid w:val="00486680"/>
    <w:rsid w:val="004956F4"/>
    <w:rsid w:val="004A1FC3"/>
    <w:rsid w:val="004A7F16"/>
    <w:rsid w:val="004B38C9"/>
    <w:rsid w:val="004B5DE8"/>
    <w:rsid w:val="004C0686"/>
    <w:rsid w:val="004C07D3"/>
    <w:rsid w:val="004D384D"/>
    <w:rsid w:val="004F3BB9"/>
    <w:rsid w:val="00520ED1"/>
    <w:rsid w:val="005330C1"/>
    <w:rsid w:val="00547C83"/>
    <w:rsid w:val="00553205"/>
    <w:rsid w:val="00554E8B"/>
    <w:rsid w:val="005627C7"/>
    <w:rsid w:val="00563D58"/>
    <w:rsid w:val="005672F7"/>
    <w:rsid w:val="005824B2"/>
    <w:rsid w:val="005934C4"/>
    <w:rsid w:val="005A4442"/>
    <w:rsid w:val="005A6969"/>
    <w:rsid w:val="005B3082"/>
    <w:rsid w:val="005B51A1"/>
    <w:rsid w:val="005C5FFD"/>
    <w:rsid w:val="005D705C"/>
    <w:rsid w:val="005E5465"/>
    <w:rsid w:val="006126EC"/>
    <w:rsid w:val="00615017"/>
    <w:rsid w:val="00617F92"/>
    <w:rsid w:val="006268DA"/>
    <w:rsid w:val="00634414"/>
    <w:rsid w:val="00635954"/>
    <w:rsid w:val="0064288D"/>
    <w:rsid w:val="006502D2"/>
    <w:rsid w:val="006A26B0"/>
    <w:rsid w:val="006A4519"/>
    <w:rsid w:val="006C2472"/>
    <w:rsid w:val="006E1C0F"/>
    <w:rsid w:val="006E26A9"/>
    <w:rsid w:val="006F2A7B"/>
    <w:rsid w:val="006F640B"/>
    <w:rsid w:val="007042C5"/>
    <w:rsid w:val="007065EC"/>
    <w:rsid w:val="007341D3"/>
    <w:rsid w:val="00740407"/>
    <w:rsid w:val="007416E7"/>
    <w:rsid w:val="0075778F"/>
    <w:rsid w:val="00764017"/>
    <w:rsid w:val="00767505"/>
    <w:rsid w:val="007713ED"/>
    <w:rsid w:val="0078472B"/>
    <w:rsid w:val="007A5CBF"/>
    <w:rsid w:val="007A758C"/>
    <w:rsid w:val="007C22D9"/>
    <w:rsid w:val="007C34DB"/>
    <w:rsid w:val="007C657E"/>
    <w:rsid w:val="007D4EF9"/>
    <w:rsid w:val="007D5F84"/>
    <w:rsid w:val="007E25D7"/>
    <w:rsid w:val="007F7303"/>
    <w:rsid w:val="00802296"/>
    <w:rsid w:val="00835EAB"/>
    <w:rsid w:val="008563EB"/>
    <w:rsid w:val="00870462"/>
    <w:rsid w:val="00871F55"/>
    <w:rsid w:val="008774B7"/>
    <w:rsid w:val="00897CA3"/>
    <w:rsid w:val="008C0D9F"/>
    <w:rsid w:val="008E15F9"/>
    <w:rsid w:val="008E5545"/>
    <w:rsid w:val="008F397F"/>
    <w:rsid w:val="00900262"/>
    <w:rsid w:val="00901DBA"/>
    <w:rsid w:val="0092044D"/>
    <w:rsid w:val="00921668"/>
    <w:rsid w:val="00927242"/>
    <w:rsid w:val="00962B84"/>
    <w:rsid w:val="009738EF"/>
    <w:rsid w:val="00975ACE"/>
    <w:rsid w:val="009816A9"/>
    <w:rsid w:val="009900A1"/>
    <w:rsid w:val="0099018B"/>
    <w:rsid w:val="00990A54"/>
    <w:rsid w:val="00991101"/>
    <w:rsid w:val="009921E9"/>
    <w:rsid w:val="00994EBD"/>
    <w:rsid w:val="009B3B1D"/>
    <w:rsid w:val="009D042F"/>
    <w:rsid w:val="009D6D74"/>
    <w:rsid w:val="009E7F3B"/>
    <w:rsid w:val="009F3BBA"/>
    <w:rsid w:val="00A21209"/>
    <w:rsid w:val="00A370BD"/>
    <w:rsid w:val="00A4545D"/>
    <w:rsid w:val="00A826B4"/>
    <w:rsid w:val="00A87710"/>
    <w:rsid w:val="00A975AC"/>
    <w:rsid w:val="00AC5E57"/>
    <w:rsid w:val="00AC5F3D"/>
    <w:rsid w:val="00AD46B9"/>
    <w:rsid w:val="00AE0D44"/>
    <w:rsid w:val="00AE1971"/>
    <w:rsid w:val="00AF6106"/>
    <w:rsid w:val="00AF62A2"/>
    <w:rsid w:val="00B01516"/>
    <w:rsid w:val="00B046F3"/>
    <w:rsid w:val="00B059C7"/>
    <w:rsid w:val="00B065C8"/>
    <w:rsid w:val="00B069D4"/>
    <w:rsid w:val="00B1797A"/>
    <w:rsid w:val="00B27AAB"/>
    <w:rsid w:val="00B379EE"/>
    <w:rsid w:val="00B4372E"/>
    <w:rsid w:val="00B44E7B"/>
    <w:rsid w:val="00B527E5"/>
    <w:rsid w:val="00B6490D"/>
    <w:rsid w:val="00B73868"/>
    <w:rsid w:val="00B75159"/>
    <w:rsid w:val="00B81988"/>
    <w:rsid w:val="00B94BCD"/>
    <w:rsid w:val="00BA590A"/>
    <w:rsid w:val="00BB2968"/>
    <w:rsid w:val="00BB445E"/>
    <w:rsid w:val="00BB67ED"/>
    <w:rsid w:val="00BC0BA6"/>
    <w:rsid w:val="00BC40B3"/>
    <w:rsid w:val="00BD4E62"/>
    <w:rsid w:val="00BD6BA0"/>
    <w:rsid w:val="00BE3A27"/>
    <w:rsid w:val="00BE512A"/>
    <w:rsid w:val="00C14475"/>
    <w:rsid w:val="00C16DF6"/>
    <w:rsid w:val="00C31257"/>
    <w:rsid w:val="00C3357A"/>
    <w:rsid w:val="00C369D1"/>
    <w:rsid w:val="00C46460"/>
    <w:rsid w:val="00C52643"/>
    <w:rsid w:val="00C52CFC"/>
    <w:rsid w:val="00C72BCC"/>
    <w:rsid w:val="00C74996"/>
    <w:rsid w:val="00C753FB"/>
    <w:rsid w:val="00C833F9"/>
    <w:rsid w:val="00C83768"/>
    <w:rsid w:val="00C8394A"/>
    <w:rsid w:val="00C83E90"/>
    <w:rsid w:val="00C92F2E"/>
    <w:rsid w:val="00C97973"/>
    <w:rsid w:val="00CB73C4"/>
    <w:rsid w:val="00D14D94"/>
    <w:rsid w:val="00D50850"/>
    <w:rsid w:val="00D5148F"/>
    <w:rsid w:val="00D65300"/>
    <w:rsid w:val="00D8451C"/>
    <w:rsid w:val="00D94F35"/>
    <w:rsid w:val="00DA3509"/>
    <w:rsid w:val="00DC45E3"/>
    <w:rsid w:val="00DD703B"/>
    <w:rsid w:val="00DE5B72"/>
    <w:rsid w:val="00E00A2F"/>
    <w:rsid w:val="00E015F5"/>
    <w:rsid w:val="00E21760"/>
    <w:rsid w:val="00E25B0F"/>
    <w:rsid w:val="00E26A62"/>
    <w:rsid w:val="00E306CC"/>
    <w:rsid w:val="00E325C1"/>
    <w:rsid w:val="00E329CD"/>
    <w:rsid w:val="00E4297C"/>
    <w:rsid w:val="00E53BF0"/>
    <w:rsid w:val="00E544EC"/>
    <w:rsid w:val="00E70B6B"/>
    <w:rsid w:val="00E715E5"/>
    <w:rsid w:val="00E74C9D"/>
    <w:rsid w:val="00E80A1C"/>
    <w:rsid w:val="00E84D7E"/>
    <w:rsid w:val="00E923ED"/>
    <w:rsid w:val="00E9530E"/>
    <w:rsid w:val="00EB482E"/>
    <w:rsid w:val="00EE6BD8"/>
    <w:rsid w:val="00EE7F87"/>
    <w:rsid w:val="00EF463F"/>
    <w:rsid w:val="00EF55E2"/>
    <w:rsid w:val="00EF770C"/>
    <w:rsid w:val="00F0377D"/>
    <w:rsid w:val="00F0442A"/>
    <w:rsid w:val="00F15F21"/>
    <w:rsid w:val="00F30B06"/>
    <w:rsid w:val="00F630E9"/>
    <w:rsid w:val="00F65512"/>
    <w:rsid w:val="00F66038"/>
    <w:rsid w:val="00F94E24"/>
    <w:rsid w:val="00F95693"/>
    <w:rsid w:val="00FA3E67"/>
    <w:rsid w:val="00FB0FA0"/>
    <w:rsid w:val="00FB19EF"/>
    <w:rsid w:val="00FB7B5A"/>
    <w:rsid w:val="00FB7CEE"/>
    <w:rsid w:val="00FC12D7"/>
    <w:rsid w:val="00FD12F7"/>
    <w:rsid w:val="00FD616A"/>
    <w:rsid w:val="00FF0727"/>
    <w:rsid w:val="00FF1A00"/>
    <w:rsid w:val="23A0E924"/>
    <w:rsid w:val="37EB525C"/>
    <w:rsid w:val="53B09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2AE3A"/>
  <w15:docId w15:val="{8A5FCA23-75B2-4987-BAF4-8FD63AAFA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A7B"/>
    <w:pPr>
      <w:keepNext/>
      <w:spacing w:after="0" w:line="240" w:lineRule="auto"/>
      <w:outlineLvl w:val="0"/>
    </w:pPr>
    <w:rPr>
      <w:rFonts w:ascii="Sabon" w:eastAsia="Times New Roman" w:hAnsi="Sabon" w:cs="Times New Roman"/>
      <w:sz w:val="28"/>
      <w:szCs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0D44"/>
    <w:pPr>
      <w:ind w:left="720"/>
      <w:contextualSpacing/>
    </w:pPr>
  </w:style>
  <w:style w:type="character" w:styleId="CommentReference">
    <w:name w:val="annotation reference"/>
    <w:basedOn w:val="DefaultParagraphFont"/>
    <w:uiPriority w:val="99"/>
    <w:semiHidden/>
    <w:unhideWhenUsed/>
    <w:rsid w:val="00FF1A00"/>
    <w:rPr>
      <w:sz w:val="16"/>
      <w:szCs w:val="16"/>
    </w:rPr>
  </w:style>
  <w:style w:type="paragraph" w:styleId="CommentText">
    <w:name w:val="annotation text"/>
    <w:basedOn w:val="Normal"/>
    <w:link w:val="CommentTextChar"/>
    <w:uiPriority w:val="99"/>
    <w:unhideWhenUsed/>
    <w:rsid w:val="00FF1A00"/>
    <w:pPr>
      <w:spacing w:line="240" w:lineRule="auto"/>
    </w:pPr>
    <w:rPr>
      <w:sz w:val="20"/>
      <w:szCs w:val="20"/>
    </w:rPr>
  </w:style>
  <w:style w:type="character" w:customStyle="1" w:styleId="CommentTextChar">
    <w:name w:val="Comment Text Char"/>
    <w:basedOn w:val="DefaultParagraphFont"/>
    <w:link w:val="CommentText"/>
    <w:uiPriority w:val="99"/>
    <w:rsid w:val="00FF1A00"/>
    <w:rPr>
      <w:sz w:val="20"/>
      <w:szCs w:val="20"/>
    </w:rPr>
  </w:style>
  <w:style w:type="paragraph" w:styleId="CommentSubject">
    <w:name w:val="annotation subject"/>
    <w:basedOn w:val="CommentText"/>
    <w:next w:val="CommentText"/>
    <w:link w:val="CommentSubjectChar"/>
    <w:uiPriority w:val="99"/>
    <w:semiHidden/>
    <w:unhideWhenUsed/>
    <w:rsid w:val="00FF1A00"/>
    <w:rPr>
      <w:b/>
      <w:bCs/>
    </w:rPr>
  </w:style>
  <w:style w:type="character" w:customStyle="1" w:styleId="CommentSubjectChar">
    <w:name w:val="Comment Subject Char"/>
    <w:basedOn w:val="CommentTextChar"/>
    <w:link w:val="CommentSubject"/>
    <w:uiPriority w:val="99"/>
    <w:semiHidden/>
    <w:rsid w:val="00FF1A00"/>
    <w:rPr>
      <w:b/>
      <w:bCs/>
      <w:sz w:val="20"/>
      <w:szCs w:val="20"/>
    </w:rPr>
  </w:style>
  <w:style w:type="paragraph" w:styleId="BalloonText">
    <w:name w:val="Balloon Text"/>
    <w:basedOn w:val="Normal"/>
    <w:link w:val="BalloonTextChar"/>
    <w:uiPriority w:val="99"/>
    <w:semiHidden/>
    <w:unhideWhenUsed/>
    <w:rsid w:val="00FF1A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A00"/>
    <w:rPr>
      <w:rFonts w:ascii="Segoe UI" w:hAnsi="Segoe UI" w:cs="Segoe UI"/>
      <w:sz w:val="18"/>
      <w:szCs w:val="18"/>
    </w:rPr>
  </w:style>
  <w:style w:type="character" w:styleId="Hyperlink">
    <w:name w:val="Hyperlink"/>
    <w:basedOn w:val="DefaultParagraphFont"/>
    <w:uiPriority w:val="99"/>
    <w:unhideWhenUsed/>
    <w:rsid w:val="00F15F21"/>
    <w:rPr>
      <w:color w:val="0563C1" w:themeColor="hyperlink"/>
      <w:u w:val="single"/>
    </w:rPr>
  </w:style>
  <w:style w:type="paragraph" w:styleId="Revision">
    <w:name w:val="Revision"/>
    <w:hidden/>
    <w:uiPriority w:val="99"/>
    <w:semiHidden/>
    <w:rsid w:val="00B069D4"/>
    <w:pPr>
      <w:spacing w:after="0" w:line="240" w:lineRule="auto"/>
    </w:pPr>
  </w:style>
  <w:style w:type="paragraph" w:styleId="NormalWeb">
    <w:name w:val="Normal (Web)"/>
    <w:basedOn w:val="Normal"/>
    <w:uiPriority w:val="99"/>
    <w:semiHidden/>
    <w:unhideWhenUsed/>
    <w:rsid w:val="00FD12F7"/>
    <w:pPr>
      <w:spacing w:before="100" w:beforeAutospacing="1" w:after="100" w:afterAutospacing="1" w:line="240" w:lineRule="auto"/>
    </w:pPr>
    <w:rPr>
      <w:rFonts w:ascii="Times New Roman" w:hAnsi="Times New Roman" w:cs="Times New Roman"/>
      <w:sz w:val="24"/>
      <w:szCs w:val="24"/>
    </w:rPr>
  </w:style>
  <w:style w:type="character" w:customStyle="1" w:styleId="size">
    <w:name w:val="size"/>
    <w:basedOn w:val="DefaultParagraphFont"/>
    <w:rsid w:val="00FD12F7"/>
  </w:style>
  <w:style w:type="character" w:customStyle="1" w:styleId="Heading1Char">
    <w:name w:val="Heading 1 Char"/>
    <w:basedOn w:val="DefaultParagraphFont"/>
    <w:link w:val="Heading1"/>
    <w:uiPriority w:val="9"/>
    <w:rsid w:val="006F2A7B"/>
    <w:rPr>
      <w:rFonts w:ascii="Sabon" w:eastAsia="Times New Roman" w:hAnsi="Sabon" w:cs="Times New Roman"/>
      <w:sz w:val="28"/>
      <w:szCs w:val="24"/>
      <w:lang w:val="en-GB"/>
    </w:rPr>
  </w:style>
  <w:style w:type="paragraph" w:styleId="Header">
    <w:name w:val="header"/>
    <w:basedOn w:val="Normal"/>
    <w:link w:val="HeaderChar"/>
    <w:uiPriority w:val="99"/>
    <w:unhideWhenUsed/>
    <w:rsid w:val="00182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58C"/>
  </w:style>
  <w:style w:type="paragraph" w:styleId="Footer">
    <w:name w:val="footer"/>
    <w:basedOn w:val="Normal"/>
    <w:link w:val="FooterChar"/>
    <w:uiPriority w:val="99"/>
    <w:unhideWhenUsed/>
    <w:rsid w:val="00182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58C"/>
  </w:style>
  <w:style w:type="character" w:styleId="PlaceholderText">
    <w:name w:val="Placeholder Text"/>
    <w:basedOn w:val="DefaultParagraphFont"/>
    <w:uiPriority w:val="99"/>
    <w:semiHidden/>
    <w:rsid w:val="005824B2"/>
    <w:rPr>
      <w:color w:val="808080"/>
    </w:rPr>
  </w:style>
  <w:style w:type="paragraph" w:customStyle="1" w:styleId="font-claude-response-body">
    <w:name w:val="font-claude-response-body"/>
    <w:basedOn w:val="Normal"/>
    <w:rsid w:val="009D042F"/>
    <w:pPr>
      <w:spacing w:before="100" w:beforeAutospacing="1" w:after="100" w:afterAutospacing="1" w:line="240" w:lineRule="auto"/>
    </w:pPr>
    <w:rPr>
      <w:rFonts w:ascii="Times New Roman" w:eastAsia="Times New Roman" w:hAnsi="Times New Roman" w:cs="Times New Roman"/>
      <w:sz w:val="24"/>
      <w:szCs w:val="24"/>
      <w:lang w:val="en-SG" w:eastAsia="en-GB"/>
    </w:rPr>
  </w:style>
  <w:style w:type="paragraph" w:styleId="NoSpacing">
    <w:name w:val="No Spacing"/>
    <w:uiPriority w:val="1"/>
    <w:qFormat/>
    <w:rsid w:val="0008607F"/>
    <w:pPr>
      <w:spacing w:after="0" w:line="240" w:lineRule="auto"/>
    </w:pPr>
  </w:style>
  <w:style w:type="character" w:styleId="Emphasis">
    <w:name w:val="Emphasis"/>
    <w:basedOn w:val="DefaultParagraphFont"/>
    <w:uiPriority w:val="20"/>
    <w:qFormat/>
    <w:rsid w:val="0008607F"/>
    <w:rPr>
      <w:i/>
      <w:iCs/>
    </w:rPr>
  </w:style>
  <w:style w:type="character" w:styleId="Strong">
    <w:name w:val="Strong"/>
    <w:basedOn w:val="DefaultParagraphFont"/>
    <w:uiPriority w:val="22"/>
    <w:qFormat/>
    <w:rsid w:val="0008607F"/>
    <w:rPr>
      <w:b/>
      <w:bCs/>
    </w:rPr>
  </w:style>
  <w:style w:type="character" w:styleId="HTMLCode">
    <w:name w:val="HTML Code"/>
    <w:basedOn w:val="DefaultParagraphFont"/>
    <w:uiPriority w:val="99"/>
    <w:semiHidden/>
    <w:unhideWhenUsed/>
    <w:rsid w:val="006E1C0F"/>
    <w:rPr>
      <w:rFonts w:ascii="Courier New" w:eastAsia="Times New Roman" w:hAnsi="Courier New" w:cs="Courier New"/>
      <w:sz w:val="20"/>
      <w:szCs w:val="20"/>
    </w:rPr>
  </w:style>
  <w:style w:type="paragraph" w:customStyle="1" w:styleId="whitespace-normal">
    <w:name w:val="whitespace-normal"/>
    <w:basedOn w:val="Normal"/>
    <w:rsid w:val="003A566F"/>
    <w:pPr>
      <w:spacing w:before="100" w:beforeAutospacing="1" w:after="100" w:afterAutospacing="1" w:line="240" w:lineRule="auto"/>
    </w:pPr>
    <w:rPr>
      <w:rFonts w:ascii="Times New Roman" w:eastAsia="Times New Roman" w:hAnsi="Times New Roman" w:cs="Times New Roman"/>
      <w:sz w:val="24"/>
      <w:szCs w:val="24"/>
      <w:lang w:val="en-S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67144">
      <w:bodyDiv w:val="1"/>
      <w:marLeft w:val="60"/>
      <w:marRight w:val="60"/>
      <w:marTop w:val="60"/>
      <w:marBottom w:val="15"/>
      <w:divBdr>
        <w:top w:val="none" w:sz="0" w:space="0" w:color="auto"/>
        <w:left w:val="none" w:sz="0" w:space="0" w:color="auto"/>
        <w:bottom w:val="none" w:sz="0" w:space="0" w:color="auto"/>
        <w:right w:val="none" w:sz="0" w:space="0" w:color="auto"/>
      </w:divBdr>
      <w:divsChild>
        <w:div w:id="40131998">
          <w:marLeft w:val="0"/>
          <w:marRight w:val="0"/>
          <w:marTop w:val="0"/>
          <w:marBottom w:val="0"/>
          <w:divBdr>
            <w:top w:val="none" w:sz="0" w:space="0" w:color="auto"/>
            <w:left w:val="none" w:sz="0" w:space="0" w:color="auto"/>
            <w:bottom w:val="none" w:sz="0" w:space="0" w:color="auto"/>
            <w:right w:val="none" w:sz="0" w:space="0" w:color="auto"/>
          </w:divBdr>
        </w:div>
        <w:div w:id="647976059">
          <w:marLeft w:val="0"/>
          <w:marRight w:val="0"/>
          <w:marTop w:val="0"/>
          <w:marBottom w:val="0"/>
          <w:divBdr>
            <w:top w:val="none" w:sz="0" w:space="0" w:color="auto"/>
            <w:left w:val="none" w:sz="0" w:space="0" w:color="auto"/>
            <w:bottom w:val="none" w:sz="0" w:space="0" w:color="auto"/>
            <w:right w:val="none" w:sz="0" w:space="0" w:color="auto"/>
          </w:divBdr>
        </w:div>
        <w:div w:id="145635624">
          <w:marLeft w:val="0"/>
          <w:marRight w:val="0"/>
          <w:marTop w:val="0"/>
          <w:marBottom w:val="0"/>
          <w:divBdr>
            <w:top w:val="none" w:sz="0" w:space="0" w:color="auto"/>
            <w:left w:val="none" w:sz="0" w:space="0" w:color="auto"/>
            <w:bottom w:val="none" w:sz="0" w:space="0" w:color="auto"/>
            <w:right w:val="none" w:sz="0" w:space="0" w:color="auto"/>
          </w:divBdr>
        </w:div>
        <w:div w:id="984312969">
          <w:marLeft w:val="0"/>
          <w:marRight w:val="0"/>
          <w:marTop w:val="0"/>
          <w:marBottom w:val="0"/>
          <w:divBdr>
            <w:top w:val="none" w:sz="0" w:space="0" w:color="auto"/>
            <w:left w:val="none" w:sz="0" w:space="0" w:color="auto"/>
            <w:bottom w:val="none" w:sz="0" w:space="0" w:color="auto"/>
            <w:right w:val="none" w:sz="0" w:space="0" w:color="auto"/>
          </w:divBdr>
        </w:div>
        <w:div w:id="1639677497">
          <w:marLeft w:val="0"/>
          <w:marRight w:val="0"/>
          <w:marTop w:val="0"/>
          <w:marBottom w:val="0"/>
          <w:divBdr>
            <w:top w:val="none" w:sz="0" w:space="0" w:color="auto"/>
            <w:left w:val="none" w:sz="0" w:space="0" w:color="auto"/>
            <w:bottom w:val="none" w:sz="0" w:space="0" w:color="auto"/>
            <w:right w:val="none" w:sz="0" w:space="0" w:color="auto"/>
          </w:divBdr>
        </w:div>
      </w:divsChild>
    </w:div>
    <w:div w:id="614092786">
      <w:bodyDiv w:val="1"/>
      <w:marLeft w:val="0"/>
      <w:marRight w:val="0"/>
      <w:marTop w:val="0"/>
      <w:marBottom w:val="0"/>
      <w:divBdr>
        <w:top w:val="none" w:sz="0" w:space="0" w:color="auto"/>
        <w:left w:val="none" w:sz="0" w:space="0" w:color="auto"/>
        <w:bottom w:val="none" w:sz="0" w:space="0" w:color="auto"/>
        <w:right w:val="none" w:sz="0" w:space="0" w:color="auto"/>
      </w:divBdr>
    </w:div>
    <w:div w:id="744766854">
      <w:bodyDiv w:val="1"/>
      <w:marLeft w:val="0"/>
      <w:marRight w:val="0"/>
      <w:marTop w:val="0"/>
      <w:marBottom w:val="0"/>
      <w:divBdr>
        <w:top w:val="none" w:sz="0" w:space="0" w:color="auto"/>
        <w:left w:val="none" w:sz="0" w:space="0" w:color="auto"/>
        <w:bottom w:val="none" w:sz="0" w:space="0" w:color="auto"/>
        <w:right w:val="none" w:sz="0" w:space="0" w:color="auto"/>
      </w:divBdr>
    </w:div>
    <w:div w:id="1564101436">
      <w:bodyDiv w:val="1"/>
      <w:marLeft w:val="0"/>
      <w:marRight w:val="0"/>
      <w:marTop w:val="0"/>
      <w:marBottom w:val="0"/>
      <w:divBdr>
        <w:top w:val="none" w:sz="0" w:space="0" w:color="auto"/>
        <w:left w:val="none" w:sz="0" w:space="0" w:color="auto"/>
        <w:bottom w:val="none" w:sz="0" w:space="0" w:color="auto"/>
        <w:right w:val="none" w:sz="0" w:space="0" w:color="auto"/>
      </w:divBdr>
    </w:div>
    <w:div w:id="1806967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E9ECA23-9ECA-5E45-B44D-E0E06796FF29}">
  <we:reference id="3224b16f-7ab2-4dd6-852f-7f7d85619cde" version="1.5.0.0" store="EXCatalog" storeType="EXCatalog"/>
  <we:alternateReferences>
    <we:reference id="WA200000086" version="1.5.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55CF936-5D3B-AE4D-96C0-24415D868D2F}">
  <we:reference id="2bbca0be-d728-44e2-921d-90013f03e8fd" version="1.9.0.0" store="EXCatalog" storeType="EXCatalog"/>
  <we:alternateReferences>
    <we:reference id="WA200005826" version="1.9.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7E135011CF314CB8D16EC42DF5814F" ma:contentTypeVersion="6" ma:contentTypeDescription="Create a new document." ma:contentTypeScope="" ma:versionID="f3cd2d9b3c50672d3ccbcba0ba80546f">
  <xsd:schema xmlns:xsd="http://www.w3.org/2001/XMLSchema" xmlns:xs="http://www.w3.org/2001/XMLSchema" xmlns:p="http://schemas.microsoft.com/office/2006/metadata/properties" xmlns:ns2="6aeb11a5-46d4-4273-9549-53c671775373" xmlns:ns3="6a7c7a10-b3c6-4445-a62a-04c245ab90c0" targetNamespace="http://schemas.microsoft.com/office/2006/metadata/properties" ma:root="true" ma:fieldsID="5bed099e1987ffa3e26254e3ae85117e" ns2:_="" ns3:_="">
    <xsd:import namespace="6aeb11a5-46d4-4273-9549-53c671775373"/>
    <xsd:import namespace="6a7c7a10-b3c6-4445-a62a-04c245ab90c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b11a5-46d4-4273-9549-53c671775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7c7a10-b3c6-4445-a62a-04c245ab90c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0B1C26-E11F-42CC-8AF8-8AE9FE497728}">
  <ds:schemaRefs>
    <ds:schemaRef ds:uri="http://schemas.microsoft.com/sharepoint/v3/contenttype/forms"/>
  </ds:schemaRefs>
</ds:datastoreItem>
</file>

<file path=customXml/itemProps2.xml><?xml version="1.0" encoding="utf-8"?>
<ds:datastoreItem xmlns:ds="http://schemas.openxmlformats.org/officeDocument/2006/customXml" ds:itemID="{8F21F7CD-3E7F-4EDC-ABAD-1114A25885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E46CAA4-79AF-494B-A23E-AF92D41CE715}">
  <ds:schemaRefs>
    <ds:schemaRef ds:uri="http://schemas.openxmlformats.org/officeDocument/2006/bibliography"/>
  </ds:schemaRefs>
</ds:datastoreItem>
</file>

<file path=customXml/itemProps4.xml><?xml version="1.0" encoding="utf-8"?>
<ds:datastoreItem xmlns:ds="http://schemas.openxmlformats.org/officeDocument/2006/customXml" ds:itemID="{9BB501BF-43B9-437C-B928-0E3B975E86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eb11a5-46d4-4273-9549-53c671775373"/>
    <ds:schemaRef ds:uri="6a7c7a10-b3c6-4445-a62a-04c245ab9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2898</Words>
  <Characters>16523</Characters>
  <Application>Microsoft Office Word</Application>
  <DocSecurity>0</DocSecurity>
  <Lines>137</Lines>
  <Paragraphs>38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itsu</dc:creator>
  <cp:lastModifiedBy>Farangiz Jurakhonova</cp:lastModifiedBy>
  <cp:revision>9</cp:revision>
  <cp:lastPrinted>2021-09-06T11:18:00Z</cp:lastPrinted>
  <dcterms:created xsi:type="dcterms:W3CDTF">2026-03-28T16:25:00Z</dcterms:created>
  <dcterms:modified xsi:type="dcterms:W3CDTF">2026-03-29T13:03:00Z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0x010100EA7E135011CF314CB8D16EC42DF5814F</vt:lpwstr>
  </property>
  <property fmtid="{D5CDD505-2E9C-101B-9397-08002B2CF9AE}" pid="4" name="ComplianceAssetId">
    <vt:lpwstr/>
  </property>
  <property fmtid="{D5CDD505-2E9C-101B-9397-08002B2CF9AE}" pid="5" name="_activity">
    <vt:lpwstr>{"FileActivityType":"9","FileActivityTimeStamp":"2023-02-09T13:52:17.630Z","FileActivityUsersOnPage":[{"DisplayName":"Zoltan Toth","Id":"tothz@ceu.edu"}],"FileActivityNavigationId":null}</vt:lpwstr>
  </property>
  <property fmtid="{D5CDD505-2E9C-101B-9397-08002B2CF9AE}" pid="6" name="_ExtendedDescription">
    <vt:lpwstr/>
  </property>
  <property fmtid="{D5CDD505-2E9C-101B-9397-08002B2CF9AE}" pid="7" name="TriggerFlowInfo">
    <vt:lpwstr/>
  </property>
</Properties>
</file>